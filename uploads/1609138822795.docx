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706E" w:rsidRPr="008B57AF" w:rsidRDefault="00B8706E" w:rsidP="00B8706E">
      <w:pPr>
        <w:spacing w:line="360" w:lineRule="auto"/>
        <w:contextualSpacing/>
        <w:jc w:val="center"/>
        <w:rPr>
          <w:sz w:val="40"/>
        </w:rPr>
      </w:pPr>
      <w:r w:rsidRPr="008B57AF">
        <w:rPr>
          <w:noProof/>
          <w:sz w:val="40"/>
        </w:rPr>
        <w:drawing>
          <wp:anchor distT="0" distB="0" distL="114300" distR="114300" simplePos="0" relativeHeight="251662848" behindDoc="0" locked="0" layoutInCell="1" allowOverlap="1" wp14:anchorId="7D98917F" wp14:editId="6112A78D">
            <wp:simplePos x="0" y="0"/>
            <wp:positionH relativeFrom="column">
              <wp:posOffset>2257425</wp:posOffset>
            </wp:positionH>
            <wp:positionV relativeFrom="paragraph">
              <wp:posOffset>390525</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rsidR="00B8706E" w:rsidRPr="008B57AF" w:rsidRDefault="00B8706E" w:rsidP="00B8706E">
      <w:pPr>
        <w:spacing w:line="360" w:lineRule="auto"/>
        <w:contextualSpacing/>
        <w:jc w:val="center"/>
        <w:rPr>
          <w:sz w:val="40"/>
        </w:rPr>
      </w:pPr>
    </w:p>
    <w:p w:rsidR="00B8706E" w:rsidRPr="008B57AF" w:rsidRDefault="00B8706E" w:rsidP="006B3B6B">
      <w:pPr>
        <w:pStyle w:val="Title2"/>
      </w:pPr>
    </w:p>
    <w:p w:rsidR="00B8706E" w:rsidRPr="008B57AF" w:rsidRDefault="00B8706E" w:rsidP="00B8706E">
      <w:pPr>
        <w:spacing w:line="360" w:lineRule="auto"/>
        <w:contextualSpacing/>
        <w:jc w:val="center"/>
        <w:rPr>
          <w:sz w:val="36"/>
        </w:rPr>
      </w:pPr>
    </w:p>
    <w:p w:rsidR="00B8706E" w:rsidRPr="008B57AF" w:rsidRDefault="00B8706E" w:rsidP="00B8706E">
      <w:pPr>
        <w:spacing w:line="360" w:lineRule="auto"/>
        <w:contextualSpacing/>
        <w:jc w:val="center"/>
        <w:rPr>
          <w:sz w:val="36"/>
        </w:rPr>
      </w:pPr>
    </w:p>
    <w:p w:rsidR="00B8706E" w:rsidRPr="008B57AF" w:rsidRDefault="00B8706E" w:rsidP="00B8706E">
      <w:pPr>
        <w:spacing w:line="360" w:lineRule="auto"/>
        <w:contextualSpacing/>
        <w:jc w:val="center"/>
        <w:rPr>
          <w:sz w:val="36"/>
        </w:rPr>
      </w:pPr>
    </w:p>
    <w:p w:rsidR="00B8706E" w:rsidRPr="00CA0F66" w:rsidRDefault="00304509" w:rsidP="00CA0F66">
      <w:pPr>
        <w:pStyle w:val="Title"/>
      </w:pPr>
      <w:r>
        <w:t>IoT Fuzzer</w:t>
      </w:r>
    </w:p>
    <w:p w:rsidR="00B8706E" w:rsidRPr="002E5A46" w:rsidRDefault="001D7AAE" w:rsidP="006B3B6B">
      <w:pPr>
        <w:pStyle w:val="Title2"/>
      </w:pPr>
      <w:r w:rsidRPr="001D7AAE">
        <w:t>Functional Specifications and Methodology</w:t>
      </w:r>
    </w:p>
    <w:p w:rsidR="00B8706E" w:rsidRPr="008B57AF" w:rsidRDefault="00B8706E" w:rsidP="00B8706E">
      <w:pPr>
        <w:spacing w:line="360" w:lineRule="auto"/>
        <w:contextualSpacing/>
      </w:pPr>
      <w:r w:rsidRPr="008B57AF">
        <w:rPr>
          <w:noProof/>
        </w:rPr>
        <mc:AlternateContent>
          <mc:Choice Requires="wps">
            <w:drawing>
              <wp:anchor distT="4294967294" distB="4294967294" distL="114300" distR="114300" simplePos="0" relativeHeight="251663872" behindDoc="0" locked="0" layoutInCell="1" allowOverlap="1">
                <wp:simplePos x="0" y="0"/>
                <wp:positionH relativeFrom="column">
                  <wp:posOffset>-405765</wp:posOffset>
                </wp:positionH>
                <wp:positionV relativeFrom="paragraph">
                  <wp:posOffset>29844</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63F4046" id="Line 9"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95pt,2.35pt" to="499.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zX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"/>
            </w:pict>
          </mc:Fallback>
        </mc:AlternateContent>
      </w:r>
    </w:p>
    <w:p w:rsidR="00B8706E" w:rsidRPr="008B57AF" w:rsidRDefault="00B8706E" w:rsidP="00B8706E">
      <w:pPr>
        <w:pStyle w:val="Header"/>
        <w:tabs>
          <w:tab w:val="clear" w:pos="4320"/>
          <w:tab w:val="clear" w:pos="8640"/>
        </w:tabs>
        <w:spacing w:line="360" w:lineRule="auto"/>
        <w:contextualSpacing/>
      </w:pPr>
    </w:p>
    <w:p w:rsidR="00B8706E" w:rsidRPr="008B57AF" w:rsidRDefault="00B8706E" w:rsidP="00B8706E">
      <w:pPr>
        <w:pStyle w:val="NoSpacing"/>
        <w:spacing w:line="360" w:lineRule="auto"/>
        <w:contextualSpacing/>
        <w:rPr>
          <w:rFonts w:ascii="Times New Roman" w:hAnsi="Times New Roman"/>
        </w:rPr>
      </w:pPr>
    </w:p>
    <w:p w:rsidR="00B8706E" w:rsidRPr="008B57AF" w:rsidRDefault="00B8706E" w:rsidP="00B8706E">
      <w:pPr>
        <w:pStyle w:val="NoSpacing"/>
        <w:spacing w:line="360" w:lineRule="auto"/>
        <w:contextualSpacing/>
        <w:rPr>
          <w:rFonts w:ascii="Times New Roman" w:hAnsi="Times New Roman"/>
          <w:b/>
          <w:sz w:val="28"/>
          <w:szCs w:val="28"/>
        </w:rPr>
      </w:pPr>
      <w:r w:rsidRPr="008B57AF">
        <w:rPr>
          <w:rFonts w:ascii="Times New Roman" w:hAnsi="Times New Roman"/>
          <w:b/>
          <w:sz w:val="28"/>
          <w:szCs w:val="28"/>
        </w:rPr>
        <w:t>Project Advisor:</w:t>
      </w:r>
    </w:p>
    <w:p w:rsidR="00B8706E" w:rsidRPr="008B57AF" w:rsidRDefault="00304509" w:rsidP="00B8706E">
      <w:pPr>
        <w:pStyle w:val="NoSpacing"/>
        <w:spacing w:line="360" w:lineRule="auto"/>
        <w:contextualSpacing/>
        <w:rPr>
          <w:rFonts w:ascii="Times New Roman" w:hAnsi="Times New Roman"/>
          <w:sz w:val="28"/>
          <w:szCs w:val="28"/>
        </w:rPr>
      </w:pPr>
      <w:r>
        <w:rPr>
          <w:rFonts w:ascii="Times New Roman" w:hAnsi="Times New Roman"/>
          <w:sz w:val="28"/>
          <w:szCs w:val="28"/>
        </w:rPr>
        <w:t>Dr. Haroon Mehmood</w:t>
      </w:r>
    </w:p>
    <w:p w:rsidR="00B8706E" w:rsidRPr="008B57AF" w:rsidRDefault="00B8706E" w:rsidP="00B8706E">
      <w:pPr>
        <w:pStyle w:val="NoSpacing"/>
        <w:spacing w:line="360" w:lineRule="auto"/>
        <w:contextualSpacing/>
        <w:rPr>
          <w:rFonts w:ascii="Times New Roman" w:hAnsi="Times New Roman"/>
          <w:b/>
          <w:sz w:val="28"/>
          <w:szCs w:val="28"/>
        </w:rPr>
      </w:pPr>
    </w:p>
    <w:p w:rsidR="00B8706E" w:rsidRPr="008B57AF" w:rsidRDefault="00B8706E" w:rsidP="00B8706E">
      <w:pPr>
        <w:pStyle w:val="NoSpacing"/>
        <w:spacing w:line="360" w:lineRule="auto"/>
        <w:contextualSpacing/>
        <w:rPr>
          <w:rFonts w:ascii="Times New Roman" w:hAnsi="Times New Roman"/>
          <w:sz w:val="32"/>
          <w:szCs w:val="32"/>
        </w:rPr>
      </w:pPr>
      <w:r w:rsidRPr="008B57AF">
        <w:rPr>
          <w:rFonts w:ascii="Times New Roman" w:hAnsi="Times New Roman"/>
          <w:b/>
          <w:sz w:val="28"/>
          <w:szCs w:val="28"/>
        </w:rPr>
        <w:t>Group Members:</w:t>
      </w:r>
      <w:r w:rsidRPr="008B57AF">
        <w:rPr>
          <w:rFonts w:ascii="Times New Roman" w:hAnsi="Times New Roman"/>
          <w:sz w:val="32"/>
          <w:szCs w:val="32"/>
        </w:rPr>
        <w:tab/>
      </w:r>
    </w:p>
    <w:p w:rsidR="00B8706E" w:rsidRPr="008B57AF" w:rsidRDefault="00304509" w:rsidP="00304509">
      <w:pPr>
        <w:pStyle w:val="NoSpacing"/>
        <w:spacing w:line="360" w:lineRule="auto"/>
        <w:contextualSpacing/>
        <w:rPr>
          <w:rFonts w:ascii="Times New Roman" w:hAnsi="Times New Roman"/>
          <w:sz w:val="28"/>
          <w:szCs w:val="28"/>
        </w:rPr>
      </w:pPr>
      <w:r>
        <w:rPr>
          <w:rFonts w:ascii="Times New Roman" w:hAnsi="Times New Roman"/>
          <w:sz w:val="28"/>
          <w:szCs w:val="28"/>
        </w:rPr>
        <w:t>Malik Abdulaziz</w:t>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17L-4227</w:t>
      </w:r>
    </w:p>
    <w:p w:rsidR="00B8706E" w:rsidRPr="008B57AF" w:rsidRDefault="00304509" w:rsidP="00B8706E">
      <w:pPr>
        <w:pStyle w:val="NoSpacing"/>
        <w:spacing w:line="360" w:lineRule="auto"/>
        <w:contextualSpacing/>
        <w:rPr>
          <w:rFonts w:ascii="Times New Roman" w:hAnsi="Times New Roman"/>
          <w:sz w:val="28"/>
          <w:szCs w:val="28"/>
        </w:rPr>
      </w:pPr>
      <w:r>
        <w:rPr>
          <w:rFonts w:ascii="Times New Roman" w:hAnsi="Times New Roman"/>
          <w:sz w:val="28"/>
          <w:szCs w:val="28"/>
        </w:rPr>
        <w:t>Usama Arshad</w:t>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17L-4244</w:t>
      </w:r>
    </w:p>
    <w:p w:rsidR="00B8706E" w:rsidRPr="008B57AF" w:rsidRDefault="00304509" w:rsidP="00B8706E">
      <w:pPr>
        <w:pStyle w:val="NoSpacing"/>
        <w:spacing w:line="360" w:lineRule="auto"/>
        <w:contextualSpacing/>
        <w:rPr>
          <w:rFonts w:ascii="Times New Roman" w:hAnsi="Times New Roman"/>
          <w:sz w:val="28"/>
          <w:szCs w:val="28"/>
        </w:rPr>
      </w:pPr>
      <w:r>
        <w:rPr>
          <w:rFonts w:ascii="Times New Roman" w:hAnsi="Times New Roman"/>
          <w:sz w:val="28"/>
          <w:szCs w:val="28"/>
        </w:rPr>
        <w:t>Abdul Samad</w:t>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17L-</w:t>
      </w:r>
      <w:r w:rsidR="00F03228">
        <w:rPr>
          <w:rFonts w:ascii="Times New Roman" w:hAnsi="Times New Roman"/>
          <w:sz w:val="28"/>
          <w:szCs w:val="28"/>
        </w:rPr>
        <w:t>4237</w:t>
      </w:r>
    </w:p>
    <w:p w:rsidR="00B8706E" w:rsidRPr="008B57AF" w:rsidRDefault="00304509" w:rsidP="00B8706E">
      <w:pPr>
        <w:pStyle w:val="NoSpacing"/>
        <w:spacing w:line="360" w:lineRule="auto"/>
        <w:contextualSpacing/>
        <w:rPr>
          <w:rFonts w:ascii="Times New Roman" w:hAnsi="Times New Roman"/>
          <w:sz w:val="28"/>
          <w:szCs w:val="28"/>
        </w:rPr>
      </w:pPr>
      <w:r>
        <w:rPr>
          <w:rFonts w:ascii="Times New Roman" w:hAnsi="Times New Roman"/>
          <w:sz w:val="28"/>
          <w:szCs w:val="28"/>
        </w:rPr>
        <w:t>Husnain Maqsood</w:t>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sz w:val="28"/>
          <w:szCs w:val="28"/>
        </w:rPr>
        <w:tab/>
        <w:t>17L-4228</w:t>
      </w:r>
    </w:p>
    <w:p w:rsidR="00B8706E" w:rsidRPr="008B57AF" w:rsidRDefault="00B8706E" w:rsidP="00B8706E">
      <w:pPr>
        <w:spacing w:line="360" w:lineRule="auto"/>
        <w:contextualSpacing/>
        <w:jc w:val="center"/>
        <w:rPr>
          <w:sz w:val="28"/>
          <w:szCs w:val="28"/>
        </w:rPr>
      </w:pPr>
    </w:p>
    <w:p w:rsidR="00B8706E" w:rsidRPr="008B57AF" w:rsidRDefault="00B8706E" w:rsidP="00B8706E">
      <w:pPr>
        <w:spacing w:line="360" w:lineRule="auto"/>
        <w:contextualSpacing/>
        <w:jc w:val="center"/>
        <w:rPr>
          <w:sz w:val="28"/>
          <w:szCs w:val="28"/>
        </w:rPr>
      </w:pPr>
    </w:p>
    <w:p w:rsidR="00B8706E" w:rsidRPr="008B57AF" w:rsidRDefault="00B8706E" w:rsidP="00B8706E">
      <w:pPr>
        <w:spacing w:line="360" w:lineRule="auto"/>
        <w:contextualSpacing/>
        <w:jc w:val="center"/>
        <w:rPr>
          <w:sz w:val="28"/>
          <w:szCs w:val="28"/>
        </w:rPr>
      </w:pPr>
    </w:p>
    <w:p w:rsidR="00B8706E" w:rsidRDefault="00B8706E" w:rsidP="00B8706E">
      <w:pPr>
        <w:spacing w:line="360" w:lineRule="auto"/>
        <w:contextualSpacing/>
        <w:jc w:val="center"/>
        <w:rPr>
          <w:sz w:val="28"/>
          <w:szCs w:val="28"/>
        </w:rPr>
      </w:pPr>
    </w:p>
    <w:p w:rsidR="0058657B" w:rsidRDefault="0058657B" w:rsidP="00B8706E">
      <w:pPr>
        <w:spacing w:line="360" w:lineRule="auto"/>
        <w:contextualSpacing/>
        <w:jc w:val="center"/>
        <w:rPr>
          <w:sz w:val="28"/>
          <w:szCs w:val="28"/>
        </w:rPr>
      </w:pPr>
    </w:p>
    <w:p w:rsidR="00714A84" w:rsidRPr="008B57AF" w:rsidRDefault="00714A84" w:rsidP="00B8706E">
      <w:pPr>
        <w:spacing w:line="360" w:lineRule="auto"/>
        <w:contextualSpacing/>
        <w:jc w:val="center"/>
        <w:rPr>
          <w:sz w:val="28"/>
          <w:szCs w:val="28"/>
        </w:rPr>
      </w:pPr>
    </w:p>
    <w:p w:rsidR="00B8706E" w:rsidRPr="008B57AF" w:rsidRDefault="002B5C5A" w:rsidP="00714A84">
      <w:pPr>
        <w:contextualSpacing/>
        <w:jc w:val="center"/>
        <w:rPr>
          <w:sz w:val="28"/>
          <w:szCs w:val="28"/>
        </w:rPr>
      </w:pPr>
      <w:r>
        <w:rPr>
          <w:sz w:val="28"/>
          <w:szCs w:val="28"/>
        </w:rPr>
        <w:t>National University o</w:t>
      </w:r>
      <w:r w:rsidR="00B8706E" w:rsidRPr="008B57AF">
        <w:rPr>
          <w:sz w:val="28"/>
          <w:szCs w:val="28"/>
        </w:rPr>
        <w:t>f Computer and Emerging Sciences</w:t>
      </w:r>
    </w:p>
    <w:p w:rsidR="00B8706E" w:rsidRPr="008B57AF" w:rsidRDefault="00B8706E" w:rsidP="00714A84">
      <w:pPr>
        <w:contextualSpacing/>
        <w:jc w:val="center"/>
        <w:rPr>
          <w:sz w:val="28"/>
          <w:szCs w:val="28"/>
          <w:lang w:val="en-GB"/>
        </w:rPr>
      </w:pPr>
      <w:r w:rsidRPr="008B57AF">
        <w:rPr>
          <w:sz w:val="28"/>
          <w:szCs w:val="28"/>
          <w:lang w:val="en-GB"/>
        </w:rPr>
        <w:t xml:space="preserve">Department of Computer Science </w:t>
      </w:r>
    </w:p>
    <w:p w:rsidR="00B8706E" w:rsidRDefault="00B8706E" w:rsidP="00714A84">
      <w:pPr>
        <w:contextualSpacing/>
        <w:jc w:val="center"/>
        <w:rPr>
          <w:sz w:val="28"/>
          <w:szCs w:val="28"/>
          <w:lang w:val="en-GB"/>
        </w:rPr>
      </w:pPr>
      <w:r w:rsidRPr="008B57AF">
        <w:rPr>
          <w:sz w:val="28"/>
          <w:szCs w:val="28"/>
          <w:lang w:val="en-GB"/>
        </w:rPr>
        <w:t>Lahore, Pakistan</w:t>
      </w:r>
    </w:p>
    <w:p w:rsidR="00714A84" w:rsidRPr="008B57AF" w:rsidRDefault="00714A84" w:rsidP="00714A84">
      <w:pPr>
        <w:contextualSpacing/>
        <w:jc w:val="center"/>
        <w:rPr>
          <w:sz w:val="28"/>
          <w:szCs w:val="28"/>
          <w:lang w:val="en-GB"/>
        </w:rPr>
      </w:pPr>
    </w:p>
    <w:p w:rsidR="00B17408" w:rsidRDefault="00B17408" w:rsidP="00AE0BAE">
      <w:pPr>
        <w:pStyle w:val="Subtitle"/>
        <w:rPr>
          <w:rFonts w:cs="Times New Roman"/>
        </w:rPr>
        <w:sectPr w:rsidR="00B17408" w:rsidSect="00054374">
          <w:headerReference w:type="even" r:id="rId9"/>
          <w:headerReference w:type="default" r:id="rId10"/>
          <w:pgSz w:w="11909" w:h="16834" w:code="9"/>
          <w:pgMar w:top="1440" w:right="1440" w:bottom="1440" w:left="1440" w:header="720" w:footer="720" w:gutter="0"/>
          <w:pgNumType w:start="1"/>
          <w:cols w:space="720"/>
          <w:titlePg/>
          <w:docGrid w:linePitch="360"/>
        </w:sectPr>
      </w:pPr>
    </w:p>
    <w:bookmarkStart w:id="1" w:name="_Toc19544444" w:displacedByCustomXml="next"/>
    <w:bookmarkStart w:id="2" w:name="_Toc23336587" w:displacedByCustomXml="next"/>
    <w:sdt>
      <w:sdtPr>
        <w:rPr>
          <w:rFonts w:cs="Times New Roman"/>
          <w:b w:val="0"/>
          <w:sz w:val="24"/>
        </w:rPr>
        <w:id w:val="833187859"/>
        <w:docPartObj>
          <w:docPartGallery w:val="Table of Contents"/>
          <w:docPartUnique/>
        </w:docPartObj>
      </w:sdtPr>
      <w:sdtEndPr>
        <w:rPr>
          <w:bCs/>
          <w:noProof/>
        </w:rPr>
      </w:sdtEndPr>
      <w:sdtContent>
        <w:p w:rsidR="008E57BE" w:rsidRDefault="008E57BE" w:rsidP="004C3191">
          <w:pPr>
            <w:pStyle w:val="Subtitle"/>
          </w:pPr>
          <w:r>
            <w:t>Table of Contents</w:t>
          </w:r>
          <w:bookmarkEnd w:id="2"/>
          <w:bookmarkEnd w:id="1"/>
        </w:p>
        <w:p w:rsidR="002B5C5A"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23336587" w:history="1">
            <w:r w:rsidR="002B5C5A" w:rsidRPr="00FA0BC5">
              <w:rPr>
                <w:rStyle w:val="Hyperlink"/>
                <w:noProof/>
              </w:rPr>
              <w:t>Table of Contents</w:t>
            </w:r>
            <w:r w:rsidR="002B5C5A">
              <w:rPr>
                <w:noProof/>
                <w:webHidden/>
              </w:rPr>
              <w:tab/>
            </w:r>
            <w:r w:rsidR="002B5C5A">
              <w:rPr>
                <w:noProof/>
                <w:webHidden/>
              </w:rPr>
              <w:fldChar w:fldCharType="begin"/>
            </w:r>
            <w:r w:rsidR="002B5C5A">
              <w:rPr>
                <w:noProof/>
                <w:webHidden/>
              </w:rPr>
              <w:instrText xml:space="preserve"> PAGEREF _Toc23336587 \h </w:instrText>
            </w:r>
            <w:r w:rsidR="002B5C5A">
              <w:rPr>
                <w:noProof/>
                <w:webHidden/>
              </w:rPr>
            </w:r>
            <w:r w:rsidR="002B5C5A">
              <w:rPr>
                <w:noProof/>
                <w:webHidden/>
              </w:rPr>
              <w:fldChar w:fldCharType="separate"/>
            </w:r>
            <w:r w:rsidR="00304509">
              <w:rPr>
                <w:noProof/>
                <w:webHidden/>
              </w:rPr>
              <w:t>i</w:t>
            </w:r>
            <w:r w:rsidR="002B5C5A">
              <w:rPr>
                <w:noProof/>
                <w:webHidden/>
              </w:rPr>
              <w:fldChar w:fldCharType="end"/>
            </w:r>
          </w:hyperlink>
        </w:p>
        <w:p w:rsidR="002B5C5A" w:rsidRDefault="005C7D56">
          <w:pPr>
            <w:pStyle w:val="TOC2"/>
            <w:tabs>
              <w:tab w:val="right" w:leader="dot" w:pos="9019"/>
            </w:tabs>
            <w:rPr>
              <w:rFonts w:asciiTheme="minorHAnsi" w:eastAsiaTheme="minorEastAsia" w:hAnsiTheme="minorHAnsi" w:cstheme="minorBidi"/>
              <w:noProof/>
              <w:sz w:val="22"/>
              <w:szCs w:val="22"/>
            </w:rPr>
          </w:pPr>
          <w:hyperlink w:anchor="_Toc23336588" w:history="1">
            <w:r w:rsidR="002B5C5A" w:rsidRPr="00FA0BC5">
              <w:rPr>
                <w:rStyle w:val="Hyperlink"/>
                <w:noProof/>
              </w:rPr>
              <w:t>List of Tables</w:t>
            </w:r>
            <w:r w:rsidR="002B5C5A">
              <w:rPr>
                <w:noProof/>
                <w:webHidden/>
              </w:rPr>
              <w:tab/>
            </w:r>
            <w:r w:rsidR="002B5C5A">
              <w:rPr>
                <w:noProof/>
                <w:webHidden/>
              </w:rPr>
              <w:fldChar w:fldCharType="begin"/>
            </w:r>
            <w:r w:rsidR="002B5C5A">
              <w:rPr>
                <w:noProof/>
                <w:webHidden/>
              </w:rPr>
              <w:instrText xml:space="preserve"> PAGEREF _Toc23336588 \h </w:instrText>
            </w:r>
            <w:r w:rsidR="002B5C5A">
              <w:rPr>
                <w:noProof/>
                <w:webHidden/>
              </w:rPr>
            </w:r>
            <w:r w:rsidR="002B5C5A">
              <w:rPr>
                <w:noProof/>
                <w:webHidden/>
              </w:rPr>
              <w:fldChar w:fldCharType="separate"/>
            </w:r>
            <w:r w:rsidR="00304509">
              <w:rPr>
                <w:noProof/>
                <w:webHidden/>
              </w:rPr>
              <w:t>ii</w:t>
            </w:r>
            <w:r w:rsidR="002B5C5A">
              <w:rPr>
                <w:noProof/>
                <w:webHidden/>
              </w:rPr>
              <w:fldChar w:fldCharType="end"/>
            </w:r>
          </w:hyperlink>
        </w:p>
        <w:p w:rsidR="002B5C5A" w:rsidRDefault="005C7D56">
          <w:pPr>
            <w:pStyle w:val="TOC2"/>
            <w:tabs>
              <w:tab w:val="right" w:leader="dot" w:pos="9019"/>
            </w:tabs>
            <w:rPr>
              <w:rFonts w:asciiTheme="minorHAnsi" w:eastAsiaTheme="minorEastAsia" w:hAnsiTheme="minorHAnsi" w:cstheme="minorBidi"/>
              <w:noProof/>
              <w:sz w:val="22"/>
              <w:szCs w:val="22"/>
            </w:rPr>
          </w:pPr>
          <w:hyperlink w:anchor="_Toc23336589" w:history="1">
            <w:r w:rsidR="002B5C5A" w:rsidRPr="00FA0BC5">
              <w:rPr>
                <w:rStyle w:val="Hyperlink"/>
                <w:noProof/>
              </w:rPr>
              <w:t>List of Figures</w:t>
            </w:r>
            <w:r w:rsidR="002B5C5A">
              <w:rPr>
                <w:noProof/>
                <w:webHidden/>
              </w:rPr>
              <w:tab/>
            </w:r>
            <w:r w:rsidR="002B5C5A">
              <w:rPr>
                <w:noProof/>
                <w:webHidden/>
              </w:rPr>
              <w:fldChar w:fldCharType="begin"/>
            </w:r>
            <w:r w:rsidR="002B5C5A">
              <w:rPr>
                <w:noProof/>
                <w:webHidden/>
              </w:rPr>
              <w:instrText xml:space="preserve"> PAGEREF _Toc23336589 \h </w:instrText>
            </w:r>
            <w:r w:rsidR="002B5C5A">
              <w:rPr>
                <w:noProof/>
                <w:webHidden/>
              </w:rPr>
            </w:r>
            <w:r w:rsidR="002B5C5A">
              <w:rPr>
                <w:noProof/>
                <w:webHidden/>
              </w:rPr>
              <w:fldChar w:fldCharType="separate"/>
            </w:r>
            <w:r w:rsidR="00304509">
              <w:rPr>
                <w:noProof/>
                <w:webHidden/>
              </w:rPr>
              <w:t>ii</w:t>
            </w:r>
            <w:r w:rsidR="002B5C5A">
              <w:rPr>
                <w:noProof/>
                <w:webHidden/>
              </w:rPr>
              <w:fldChar w:fldCharType="end"/>
            </w:r>
          </w:hyperlink>
        </w:p>
        <w:p w:rsidR="002B5C5A" w:rsidRDefault="005C7D56">
          <w:pPr>
            <w:pStyle w:val="TOC1"/>
            <w:tabs>
              <w:tab w:val="left" w:pos="480"/>
              <w:tab w:val="right" w:leader="dot" w:pos="9019"/>
            </w:tabs>
            <w:rPr>
              <w:rFonts w:asciiTheme="minorHAnsi" w:eastAsiaTheme="minorEastAsia" w:hAnsiTheme="minorHAnsi" w:cstheme="minorBidi"/>
              <w:noProof/>
              <w:sz w:val="22"/>
              <w:szCs w:val="22"/>
            </w:rPr>
          </w:pPr>
          <w:hyperlink w:anchor="_Toc23336590" w:history="1">
            <w:r w:rsidR="002B5C5A" w:rsidRPr="00FA0BC5">
              <w:rPr>
                <w:rStyle w:val="Hyperlink"/>
                <w:noProof/>
              </w:rPr>
              <w:t>1.</w:t>
            </w:r>
            <w:r w:rsidR="002B5C5A">
              <w:rPr>
                <w:rFonts w:asciiTheme="minorHAnsi" w:eastAsiaTheme="minorEastAsia" w:hAnsiTheme="minorHAnsi" w:cstheme="minorBidi"/>
                <w:noProof/>
                <w:sz w:val="22"/>
                <w:szCs w:val="22"/>
              </w:rPr>
              <w:tab/>
            </w:r>
            <w:r w:rsidR="002B5C5A" w:rsidRPr="00FA0BC5">
              <w:rPr>
                <w:rStyle w:val="Hyperlink"/>
                <w:noProof/>
              </w:rPr>
              <w:t>Introduction</w:t>
            </w:r>
            <w:r w:rsidR="002B5C5A">
              <w:rPr>
                <w:noProof/>
                <w:webHidden/>
              </w:rPr>
              <w:tab/>
            </w:r>
            <w:r w:rsidR="002B5C5A">
              <w:rPr>
                <w:noProof/>
                <w:webHidden/>
              </w:rPr>
              <w:fldChar w:fldCharType="begin"/>
            </w:r>
            <w:r w:rsidR="002B5C5A">
              <w:rPr>
                <w:noProof/>
                <w:webHidden/>
              </w:rPr>
              <w:instrText xml:space="preserve"> PAGEREF _Toc23336590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591" w:history="1">
            <w:r w:rsidR="002B5C5A" w:rsidRPr="00FA0BC5">
              <w:rPr>
                <w:rStyle w:val="Hyperlink"/>
                <w:noProof/>
              </w:rPr>
              <w:t>1.1</w:t>
            </w:r>
            <w:r w:rsidR="002B5C5A">
              <w:rPr>
                <w:rFonts w:asciiTheme="minorHAnsi" w:eastAsiaTheme="minorEastAsia" w:hAnsiTheme="minorHAnsi" w:cstheme="minorBidi"/>
                <w:noProof/>
                <w:sz w:val="22"/>
                <w:szCs w:val="22"/>
              </w:rPr>
              <w:tab/>
            </w:r>
            <w:r w:rsidR="002B5C5A" w:rsidRPr="00FA0BC5">
              <w:rPr>
                <w:rStyle w:val="Hyperlink"/>
                <w:noProof/>
              </w:rPr>
              <w:t>Purpose of this Document</w:t>
            </w:r>
            <w:r w:rsidR="002B5C5A">
              <w:rPr>
                <w:noProof/>
                <w:webHidden/>
              </w:rPr>
              <w:tab/>
            </w:r>
            <w:r w:rsidR="002B5C5A">
              <w:rPr>
                <w:noProof/>
                <w:webHidden/>
              </w:rPr>
              <w:fldChar w:fldCharType="begin"/>
            </w:r>
            <w:r w:rsidR="002B5C5A">
              <w:rPr>
                <w:noProof/>
                <w:webHidden/>
              </w:rPr>
              <w:instrText xml:space="preserve"> PAGEREF _Toc23336591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592" w:history="1">
            <w:r w:rsidR="002B5C5A" w:rsidRPr="00FA0BC5">
              <w:rPr>
                <w:rStyle w:val="Hyperlink"/>
                <w:noProof/>
              </w:rPr>
              <w:t>1.2</w:t>
            </w:r>
            <w:r w:rsidR="002B5C5A">
              <w:rPr>
                <w:rFonts w:asciiTheme="minorHAnsi" w:eastAsiaTheme="minorEastAsia" w:hAnsiTheme="minorHAnsi" w:cstheme="minorBidi"/>
                <w:noProof/>
                <w:sz w:val="22"/>
                <w:szCs w:val="22"/>
              </w:rPr>
              <w:tab/>
            </w:r>
            <w:r w:rsidR="002B5C5A" w:rsidRPr="00FA0BC5">
              <w:rPr>
                <w:rStyle w:val="Hyperlink"/>
                <w:noProof/>
              </w:rPr>
              <w:t>Intended Audience</w:t>
            </w:r>
            <w:r w:rsidR="002B5C5A">
              <w:rPr>
                <w:noProof/>
                <w:webHidden/>
              </w:rPr>
              <w:tab/>
            </w:r>
            <w:r w:rsidR="002B5C5A">
              <w:rPr>
                <w:noProof/>
                <w:webHidden/>
              </w:rPr>
              <w:fldChar w:fldCharType="begin"/>
            </w:r>
            <w:r w:rsidR="002B5C5A">
              <w:rPr>
                <w:noProof/>
                <w:webHidden/>
              </w:rPr>
              <w:instrText xml:space="preserve"> PAGEREF _Toc23336592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593" w:history="1">
            <w:r w:rsidR="002B5C5A" w:rsidRPr="00FA0BC5">
              <w:rPr>
                <w:rStyle w:val="Hyperlink"/>
                <w:noProof/>
              </w:rPr>
              <w:t>1.3</w:t>
            </w:r>
            <w:r w:rsidR="002B5C5A">
              <w:rPr>
                <w:rFonts w:asciiTheme="minorHAnsi" w:eastAsiaTheme="minorEastAsia" w:hAnsiTheme="minorHAnsi" w:cstheme="minorBidi"/>
                <w:noProof/>
                <w:sz w:val="22"/>
                <w:szCs w:val="22"/>
              </w:rPr>
              <w:tab/>
            </w:r>
            <w:r w:rsidR="002B5C5A" w:rsidRPr="00FA0BC5">
              <w:rPr>
                <w:rStyle w:val="Hyperlink"/>
                <w:noProof/>
              </w:rPr>
              <w:t>Definitions, Acronyms, and Abbreviations</w:t>
            </w:r>
            <w:r w:rsidR="002B5C5A">
              <w:rPr>
                <w:noProof/>
                <w:webHidden/>
              </w:rPr>
              <w:tab/>
            </w:r>
            <w:r w:rsidR="002B5C5A">
              <w:rPr>
                <w:noProof/>
                <w:webHidden/>
              </w:rPr>
              <w:fldChar w:fldCharType="begin"/>
            </w:r>
            <w:r w:rsidR="002B5C5A">
              <w:rPr>
                <w:noProof/>
                <w:webHidden/>
              </w:rPr>
              <w:instrText xml:space="preserve"> PAGEREF _Toc23336593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480"/>
              <w:tab w:val="right" w:leader="dot" w:pos="9019"/>
            </w:tabs>
            <w:rPr>
              <w:rFonts w:asciiTheme="minorHAnsi" w:eastAsiaTheme="minorEastAsia" w:hAnsiTheme="minorHAnsi" w:cstheme="minorBidi"/>
              <w:noProof/>
              <w:sz w:val="22"/>
              <w:szCs w:val="22"/>
            </w:rPr>
          </w:pPr>
          <w:hyperlink w:anchor="_Toc23336594" w:history="1">
            <w:r w:rsidR="002B5C5A" w:rsidRPr="00FA0BC5">
              <w:rPr>
                <w:rStyle w:val="Hyperlink"/>
                <w:noProof/>
              </w:rPr>
              <w:t>2.</w:t>
            </w:r>
            <w:r w:rsidR="002B5C5A">
              <w:rPr>
                <w:rFonts w:asciiTheme="minorHAnsi" w:eastAsiaTheme="minorEastAsia" w:hAnsiTheme="minorHAnsi" w:cstheme="minorBidi"/>
                <w:noProof/>
                <w:sz w:val="22"/>
                <w:szCs w:val="22"/>
              </w:rPr>
              <w:tab/>
            </w:r>
            <w:r w:rsidR="002B5C5A" w:rsidRPr="00FA0BC5">
              <w:rPr>
                <w:rStyle w:val="Hyperlink"/>
                <w:noProof/>
              </w:rPr>
              <w:t>General Description</w:t>
            </w:r>
            <w:r w:rsidR="002B5C5A">
              <w:rPr>
                <w:noProof/>
                <w:webHidden/>
              </w:rPr>
              <w:tab/>
            </w:r>
            <w:r w:rsidR="002B5C5A">
              <w:rPr>
                <w:noProof/>
                <w:webHidden/>
              </w:rPr>
              <w:fldChar w:fldCharType="begin"/>
            </w:r>
            <w:r w:rsidR="002B5C5A">
              <w:rPr>
                <w:noProof/>
                <w:webHidden/>
              </w:rPr>
              <w:instrText xml:space="preserve"> PAGEREF _Toc23336594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595" w:history="1">
            <w:r w:rsidR="002B5C5A" w:rsidRPr="00FA0BC5">
              <w:rPr>
                <w:rStyle w:val="Hyperlink"/>
                <w:noProof/>
              </w:rPr>
              <w:t>2.1</w:t>
            </w:r>
            <w:r w:rsidR="002B5C5A">
              <w:rPr>
                <w:rFonts w:asciiTheme="minorHAnsi" w:eastAsiaTheme="minorEastAsia" w:hAnsiTheme="minorHAnsi" w:cstheme="minorBidi"/>
                <w:noProof/>
                <w:sz w:val="22"/>
                <w:szCs w:val="22"/>
              </w:rPr>
              <w:tab/>
            </w:r>
            <w:r w:rsidR="002B5C5A" w:rsidRPr="00FA0BC5">
              <w:rPr>
                <w:rStyle w:val="Hyperlink"/>
                <w:noProof/>
              </w:rPr>
              <w:t>User Characteristics</w:t>
            </w:r>
            <w:r w:rsidR="002B5C5A">
              <w:rPr>
                <w:noProof/>
                <w:webHidden/>
              </w:rPr>
              <w:tab/>
            </w:r>
            <w:r w:rsidR="002B5C5A">
              <w:rPr>
                <w:noProof/>
                <w:webHidden/>
              </w:rPr>
              <w:fldChar w:fldCharType="begin"/>
            </w:r>
            <w:r w:rsidR="002B5C5A">
              <w:rPr>
                <w:noProof/>
                <w:webHidden/>
              </w:rPr>
              <w:instrText xml:space="preserve"> PAGEREF _Toc23336595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596" w:history="1">
            <w:r w:rsidR="002B5C5A" w:rsidRPr="00FA0BC5">
              <w:rPr>
                <w:rStyle w:val="Hyperlink"/>
                <w:noProof/>
              </w:rPr>
              <w:t>2.2</w:t>
            </w:r>
            <w:r w:rsidR="002B5C5A">
              <w:rPr>
                <w:rFonts w:asciiTheme="minorHAnsi" w:eastAsiaTheme="minorEastAsia" w:hAnsiTheme="minorHAnsi" w:cstheme="minorBidi"/>
                <w:noProof/>
                <w:sz w:val="22"/>
                <w:szCs w:val="22"/>
              </w:rPr>
              <w:tab/>
            </w:r>
            <w:r w:rsidR="002B5C5A" w:rsidRPr="00FA0BC5">
              <w:rPr>
                <w:rStyle w:val="Hyperlink"/>
                <w:noProof/>
              </w:rPr>
              <w:t>Domain Overview</w:t>
            </w:r>
            <w:r w:rsidR="002B5C5A">
              <w:rPr>
                <w:noProof/>
                <w:webHidden/>
              </w:rPr>
              <w:tab/>
            </w:r>
            <w:r w:rsidR="002B5C5A">
              <w:rPr>
                <w:noProof/>
                <w:webHidden/>
              </w:rPr>
              <w:fldChar w:fldCharType="begin"/>
            </w:r>
            <w:r w:rsidR="002B5C5A">
              <w:rPr>
                <w:noProof/>
                <w:webHidden/>
              </w:rPr>
              <w:instrText xml:space="preserve"> PAGEREF _Toc23336596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480"/>
              <w:tab w:val="right" w:leader="dot" w:pos="9019"/>
            </w:tabs>
            <w:rPr>
              <w:rFonts w:asciiTheme="minorHAnsi" w:eastAsiaTheme="minorEastAsia" w:hAnsiTheme="minorHAnsi" w:cstheme="minorBidi"/>
              <w:noProof/>
              <w:sz w:val="22"/>
              <w:szCs w:val="22"/>
            </w:rPr>
          </w:pPr>
          <w:hyperlink w:anchor="_Toc23336597" w:history="1">
            <w:r w:rsidR="002B5C5A" w:rsidRPr="00FA0BC5">
              <w:rPr>
                <w:rStyle w:val="Hyperlink"/>
                <w:noProof/>
              </w:rPr>
              <w:t>3.</w:t>
            </w:r>
            <w:r w:rsidR="002B5C5A">
              <w:rPr>
                <w:rFonts w:asciiTheme="minorHAnsi" w:eastAsiaTheme="minorEastAsia" w:hAnsiTheme="minorHAnsi" w:cstheme="minorBidi"/>
                <w:noProof/>
                <w:sz w:val="22"/>
                <w:szCs w:val="22"/>
              </w:rPr>
              <w:tab/>
            </w:r>
            <w:r w:rsidR="002B5C5A" w:rsidRPr="00FA0BC5">
              <w:rPr>
                <w:rStyle w:val="Hyperlink"/>
                <w:noProof/>
              </w:rPr>
              <w:t>Functionality</w:t>
            </w:r>
            <w:r w:rsidR="002B5C5A">
              <w:rPr>
                <w:noProof/>
                <w:webHidden/>
              </w:rPr>
              <w:tab/>
            </w:r>
            <w:r w:rsidR="002B5C5A">
              <w:rPr>
                <w:noProof/>
                <w:webHidden/>
              </w:rPr>
              <w:fldChar w:fldCharType="begin"/>
            </w:r>
            <w:r w:rsidR="002B5C5A">
              <w:rPr>
                <w:noProof/>
                <w:webHidden/>
              </w:rPr>
              <w:instrText xml:space="preserve"> PAGEREF _Toc23336597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598" w:history="1">
            <w:r w:rsidR="002B5C5A" w:rsidRPr="00FA0BC5">
              <w:rPr>
                <w:rStyle w:val="Hyperlink"/>
                <w:noProof/>
              </w:rPr>
              <w:t>3.1</w:t>
            </w:r>
            <w:r w:rsidR="002B5C5A">
              <w:rPr>
                <w:rFonts w:asciiTheme="minorHAnsi" w:eastAsiaTheme="minorEastAsia" w:hAnsiTheme="minorHAnsi" w:cstheme="minorBidi"/>
                <w:noProof/>
                <w:sz w:val="22"/>
                <w:szCs w:val="22"/>
              </w:rPr>
              <w:tab/>
            </w:r>
            <w:r w:rsidR="002B5C5A" w:rsidRPr="00FA0BC5">
              <w:rPr>
                <w:rStyle w:val="Hyperlink"/>
                <w:noProof/>
              </w:rPr>
              <w:t>Functional Requirements</w:t>
            </w:r>
            <w:r w:rsidR="002B5C5A">
              <w:rPr>
                <w:noProof/>
                <w:webHidden/>
              </w:rPr>
              <w:tab/>
            </w:r>
            <w:r w:rsidR="002B5C5A">
              <w:rPr>
                <w:noProof/>
                <w:webHidden/>
              </w:rPr>
              <w:fldChar w:fldCharType="begin"/>
            </w:r>
            <w:r w:rsidR="002B5C5A">
              <w:rPr>
                <w:noProof/>
                <w:webHidden/>
              </w:rPr>
              <w:instrText xml:space="preserve"> PAGEREF _Toc23336598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599" w:history="1">
            <w:r w:rsidR="002B5C5A" w:rsidRPr="00FA0BC5">
              <w:rPr>
                <w:rStyle w:val="Hyperlink"/>
                <w:noProof/>
              </w:rPr>
              <w:t>3.2</w:t>
            </w:r>
            <w:r w:rsidR="002B5C5A">
              <w:rPr>
                <w:rFonts w:asciiTheme="minorHAnsi" w:eastAsiaTheme="minorEastAsia" w:hAnsiTheme="minorHAnsi" w:cstheme="minorBidi"/>
                <w:noProof/>
                <w:sz w:val="22"/>
                <w:szCs w:val="22"/>
              </w:rPr>
              <w:tab/>
            </w:r>
            <w:r w:rsidR="002B5C5A" w:rsidRPr="00FA0BC5">
              <w:rPr>
                <w:rStyle w:val="Hyperlink"/>
                <w:noProof/>
              </w:rPr>
              <w:t>Non-Functional Requirements</w:t>
            </w:r>
            <w:r w:rsidR="002B5C5A">
              <w:rPr>
                <w:noProof/>
                <w:webHidden/>
              </w:rPr>
              <w:tab/>
            </w:r>
            <w:r w:rsidR="002B5C5A">
              <w:rPr>
                <w:noProof/>
                <w:webHidden/>
              </w:rPr>
              <w:fldChar w:fldCharType="begin"/>
            </w:r>
            <w:r w:rsidR="002B5C5A">
              <w:rPr>
                <w:noProof/>
                <w:webHidden/>
              </w:rPr>
              <w:instrText xml:space="preserve"> PAGEREF _Toc23336599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600" w:history="1">
            <w:r w:rsidR="002B5C5A" w:rsidRPr="00FA0BC5">
              <w:rPr>
                <w:rStyle w:val="Hyperlink"/>
                <w:noProof/>
              </w:rPr>
              <w:t>3.3</w:t>
            </w:r>
            <w:r w:rsidR="002B5C5A">
              <w:rPr>
                <w:rFonts w:asciiTheme="minorHAnsi" w:eastAsiaTheme="minorEastAsia" w:hAnsiTheme="minorHAnsi" w:cstheme="minorBidi"/>
                <w:noProof/>
                <w:sz w:val="22"/>
                <w:szCs w:val="22"/>
              </w:rPr>
              <w:tab/>
            </w:r>
            <w:r w:rsidR="002B5C5A" w:rsidRPr="00FA0BC5">
              <w:rPr>
                <w:rStyle w:val="Hyperlink"/>
                <w:noProof/>
              </w:rPr>
              <w:t>Assumptions</w:t>
            </w:r>
            <w:r w:rsidR="002B5C5A">
              <w:rPr>
                <w:noProof/>
                <w:webHidden/>
              </w:rPr>
              <w:tab/>
            </w:r>
            <w:r w:rsidR="002B5C5A">
              <w:rPr>
                <w:noProof/>
                <w:webHidden/>
              </w:rPr>
              <w:fldChar w:fldCharType="begin"/>
            </w:r>
            <w:r w:rsidR="002B5C5A">
              <w:rPr>
                <w:noProof/>
                <w:webHidden/>
              </w:rPr>
              <w:instrText xml:space="preserve"> PAGEREF _Toc23336600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480"/>
              <w:tab w:val="right" w:leader="dot" w:pos="9019"/>
            </w:tabs>
            <w:rPr>
              <w:rFonts w:asciiTheme="minorHAnsi" w:eastAsiaTheme="minorEastAsia" w:hAnsiTheme="minorHAnsi" w:cstheme="minorBidi"/>
              <w:noProof/>
              <w:sz w:val="22"/>
              <w:szCs w:val="22"/>
            </w:rPr>
          </w:pPr>
          <w:hyperlink w:anchor="_Toc23336601" w:history="1">
            <w:r w:rsidR="002B5C5A" w:rsidRPr="00FA0BC5">
              <w:rPr>
                <w:rStyle w:val="Hyperlink"/>
                <w:noProof/>
              </w:rPr>
              <w:t>4.</w:t>
            </w:r>
            <w:r w:rsidR="002B5C5A">
              <w:rPr>
                <w:rFonts w:asciiTheme="minorHAnsi" w:eastAsiaTheme="minorEastAsia" w:hAnsiTheme="minorHAnsi" w:cstheme="minorBidi"/>
                <w:noProof/>
                <w:sz w:val="22"/>
                <w:szCs w:val="22"/>
              </w:rPr>
              <w:tab/>
            </w:r>
            <w:r w:rsidR="002B5C5A" w:rsidRPr="00FA0BC5">
              <w:rPr>
                <w:rStyle w:val="Hyperlink"/>
                <w:noProof/>
              </w:rPr>
              <w:t>System Architecture</w:t>
            </w:r>
            <w:r w:rsidR="002B5C5A">
              <w:rPr>
                <w:noProof/>
                <w:webHidden/>
              </w:rPr>
              <w:tab/>
            </w:r>
            <w:r w:rsidR="002B5C5A">
              <w:rPr>
                <w:noProof/>
                <w:webHidden/>
              </w:rPr>
              <w:fldChar w:fldCharType="begin"/>
            </w:r>
            <w:r w:rsidR="002B5C5A">
              <w:rPr>
                <w:noProof/>
                <w:webHidden/>
              </w:rPr>
              <w:instrText xml:space="preserve"> PAGEREF _Toc23336601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480"/>
              <w:tab w:val="right" w:leader="dot" w:pos="9019"/>
            </w:tabs>
            <w:rPr>
              <w:rFonts w:asciiTheme="minorHAnsi" w:eastAsiaTheme="minorEastAsia" w:hAnsiTheme="minorHAnsi" w:cstheme="minorBidi"/>
              <w:noProof/>
              <w:sz w:val="22"/>
              <w:szCs w:val="22"/>
            </w:rPr>
          </w:pPr>
          <w:hyperlink w:anchor="_Toc23336602" w:history="1">
            <w:r w:rsidR="002B5C5A" w:rsidRPr="00FA0BC5">
              <w:rPr>
                <w:rStyle w:val="Hyperlink"/>
                <w:noProof/>
              </w:rPr>
              <w:t>5.</w:t>
            </w:r>
            <w:r w:rsidR="002B5C5A">
              <w:rPr>
                <w:rFonts w:asciiTheme="minorHAnsi" w:eastAsiaTheme="minorEastAsia" w:hAnsiTheme="minorHAnsi" w:cstheme="minorBidi"/>
                <w:noProof/>
                <w:sz w:val="22"/>
                <w:szCs w:val="22"/>
              </w:rPr>
              <w:tab/>
            </w:r>
            <w:r w:rsidR="002B5C5A" w:rsidRPr="00FA0BC5">
              <w:rPr>
                <w:rStyle w:val="Hyperlink"/>
                <w:noProof/>
              </w:rPr>
              <w:t>Use Cases</w:t>
            </w:r>
            <w:r w:rsidR="002B5C5A">
              <w:rPr>
                <w:noProof/>
                <w:webHidden/>
              </w:rPr>
              <w:tab/>
            </w:r>
            <w:r w:rsidR="002B5C5A">
              <w:rPr>
                <w:noProof/>
                <w:webHidden/>
              </w:rPr>
              <w:fldChar w:fldCharType="begin"/>
            </w:r>
            <w:r w:rsidR="002B5C5A">
              <w:rPr>
                <w:noProof/>
                <w:webHidden/>
              </w:rPr>
              <w:instrText xml:space="preserve"> PAGEREF _Toc23336602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603" w:history="1">
            <w:r w:rsidR="002B5C5A" w:rsidRPr="00FA0BC5">
              <w:rPr>
                <w:rStyle w:val="Hyperlink"/>
                <w:noProof/>
              </w:rPr>
              <w:t>5.1</w:t>
            </w:r>
            <w:r w:rsidR="002B5C5A">
              <w:rPr>
                <w:rFonts w:asciiTheme="minorHAnsi" w:eastAsiaTheme="minorEastAsia" w:hAnsiTheme="minorHAnsi" w:cstheme="minorBidi"/>
                <w:noProof/>
                <w:sz w:val="22"/>
                <w:szCs w:val="22"/>
              </w:rPr>
              <w:tab/>
            </w:r>
            <w:r w:rsidR="002B5C5A" w:rsidRPr="00FA0BC5">
              <w:rPr>
                <w:rStyle w:val="Hyperlink"/>
                <w:noProof/>
              </w:rPr>
              <w:t>Sample Use Case Name Here</w:t>
            </w:r>
            <w:r w:rsidR="002B5C5A">
              <w:rPr>
                <w:noProof/>
                <w:webHidden/>
              </w:rPr>
              <w:tab/>
            </w:r>
            <w:r w:rsidR="002B5C5A">
              <w:rPr>
                <w:noProof/>
                <w:webHidden/>
              </w:rPr>
              <w:fldChar w:fldCharType="begin"/>
            </w:r>
            <w:r w:rsidR="002B5C5A">
              <w:rPr>
                <w:noProof/>
                <w:webHidden/>
              </w:rPr>
              <w:instrText xml:space="preserve"> PAGEREF _Toc23336603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480"/>
              <w:tab w:val="right" w:leader="dot" w:pos="9019"/>
            </w:tabs>
            <w:rPr>
              <w:rFonts w:asciiTheme="minorHAnsi" w:eastAsiaTheme="minorEastAsia" w:hAnsiTheme="minorHAnsi" w:cstheme="minorBidi"/>
              <w:noProof/>
              <w:sz w:val="22"/>
              <w:szCs w:val="22"/>
            </w:rPr>
          </w:pPr>
          <w:hyperlink w:anchor="_Toc23336604" w:history="1">
            <w:r w:rsidR="002B5C5A" w:rsidRPr="00FA0BC5">
              <w:rPr>
                <w:rStyle w:val="Hyperlink"/>
                <w:noProof/>
              </w:rPr>
              <w:t>6.</w:t>
            </w:r>
            <w:r w:rsidR="002B5C5A">
              <w:rPr>
                <w:rFonts w:asciiTheme="minorHAnsi" w:eastAsiaTheme="minorEastAsia" w:hAnsiTheme="minorHAnsi" w:cstheme="minorBidi"/>
                <w:noProof/>
                <w:sz w:val="22"/>
                <w:szCs w:val="22"/>
              </w:rPr>
              <w:tab/>
            </w:r>
            <w:r w:rsidR="002B5C5A" w:rsidRPr="00FA0BC5">
              <w:rPr>
                <w:rStyle w:val="Hyperlink"/>
                <w:noProof/>
              </w:rPr>
              <w:t>Graphical User Interfaces</w:t>
            </w:r>
            <w:r w:rsidR="002B5C5A">
              <w:rPr>
                <w:noProof/>
                <w:webHidden/>
              </w:rPr>
              <w:tab/>
            </w:r>
            <w:r w:rsidR="002B5C5A">
              <w:rPr>
                <w:noProof/>
                <w:webHidden/>
              </w:rPr>
              <w:fldChar w:fldCharType="begin"/>
            </w:r>
            <w:r w:rsidR="002B5C5A">
              <w:rPr>
                <w:noProof/>
                <w:webHidden/>
              </w:rPr>
              <w:instrText xml:space="preserve"> PAGEREF _Toc23336604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480"/>
              <w:tab w:val="right" w:leader="dot" w:pos="9019"/>
            </w:tabs>
            <w:rPr>
              <w:rFonts w:asciiTheme="minorHAnsi" w:eastAsiaTheme="minorEastAsia" w:hAnsiTheme="minorHAnsi" w:cstheme="minorBidi"/>
              <w:noProof/>
              <w:sz w:val="22"/>
              <w:szCs w:val="22"/>
            </w:rPr>
          </w:pPr>
          <w:hyperlink w:anchor="_Toc23336605" w:history="1">
            <w:r w:rsidR="002B5C5A" w:rsidRPr="00FA0BC5">
              <w:rPr>
                <w:rStyle w:val="Hyperlink"/>
                <w:noProof/>
              </w:rPr>
              <w:t>7.</w:t>
            </w:r>
            <w:r w:rsidR="002B5C5A">
              <w:rPr>
                <w:rFonts w:asciiTheme="minorHAnsi" w:eastAsiaTheme="minorEastAsia" w:hAnsiTheme="minorHAnsi" w:cstheme="minorBidi"/>
                <w:noProof/>
                <w:sz w:val="22"/>
                <w:szCs w:val="22"/>
              </w:rPr>
              <w:tab/>
            </w:r>
            <w:r w:rsidR="002B5C5A" w:rsidRPr="00FA0BC5">
              <w:rPr>
                <w:rStyle w:val="Hyperlink"/>
                <w:noProof/>
              </w:rPr>
              <w:t>Database Design (</w:t>
            </w:r>
            <w:r w:rsidR="002B5C5A" w:rsidRPr="00FA0BC5">
              <w:rPr>
                <w:rStyle w:val="Hyperlink"/>
                <w:i/>
                <w:iCs/>
                <w:noProof/>
              </w:rPr>
              <w:t>if required</w:t>
            </w:r>
            <w:r w:rsidR="002B5C5A" w:rsidRPr="00FA0BC5">
              <w:rPr>
                <w:rStyle w:val="Hyperlink"/>
                <w:noProof/>
              </w:rPr>
              <w:t>)</w:t>
            </w:r>
            <w:r w:rsidR="002B5C5A">
              <w:rPr>
                <w:noProof/>
                <w:webHidden/>
              </w:rPr>
              <w:tab/>
            </w:r>
            <w:r w:rsidR="002B5C5A">
              <w:rPr>
                <w:noProof/>
                <w:webHidden/>
              </w:rPr>
              <w:fldChar w:fldCharType="begin"/>
            </w:r>
            <w:r w:rsidR="002B5C5A">
              <w:rPr>
                <w:noProof/>
                <w:webHidden/>
              </w:rPr>
              <w:instrText xml:space="preserve"> PAGEREF _Toc23336605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606" w:history="1">
            <w:r w:rsidR="002B5C5A" w:rsidRPr="00FA0BC5">
              <w:rPr>
                <w:rStyle w:val="Hyperlink"/>
                <w:noProof/>
              </w:rPr>
              <w:t>7.1</w:t>
            </w:r>
            <w:r w:rsidR="002B5C5A">
              <w:rPr>
                <w:rFonts w:asciiTheme="minorHAnsi" w:eastAsiaTheme="minorEastAsia" w:hAnsiTheme="minorHAnsi" w:cstheme="minorBidi"/>
                <w:noProof/>
                <w:sz w:val="22"/>
                <w:szCs w:val="22"/>
              </w:rPr>
              <w:tab/>
            </w:r>
            <w:r w:rsidR="002B5C5A" w:rsidRPr="00FA0BC5">
              <w:rPr>
                <w:rStyle w:val="Hyperlink"/>
                <w:noProof/>
              </w:rPr>
              <w:t>ER Diagram</w:t>
            </w:r>
            <w:r w:rsidR="002B5C5A">
              <w:rPr>
                <w:noProof/>
                <w:webHidden/>
              </w:rPr>
              <w:tab/>
            </w:r>
            <w:r w:rsidR="002B5C5A">
              <w:rPr>
                <w:noProof/>
                <w:webHidden/>
              </w:rPr>
              <w:fldChar w:fldCharType="begin"/>
            </w:r>
            <w:r w:rsidR="002B5C5A">
              <w:rPr>
                <w:noProof/>
                <w:webHidden/>
              </w:rPr>
              <w:instrText xml:space="preserve"> PAGEREF _Toc23336606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607" w:history="1">
            <w:r w:rsidR="002B5C5A" w:rsidRPr="00FA0BC5">
              <w:rPr>
                <w:rStyle w:val="Hyperlink"/>
                <w:noProof/>
              </w:rPr>
              <w:t>7.2</w:t>
            </w:r>
            <w:r w:rsidR="002B5C5A">
              <w:rPr>
                <w:rFonts w:asciiTheme="minorHAnsi" w:eastAsiaTheme="minorEastAsia" w:hAnsiTheme="minorHAnsi" w:cstheme="minorBidi"/>
                <w:noProof/>
                <w:sz w:val="22"/>
                <w:szCs w:val="22"/>
              </w:rPr>
              <w:tab/>
            </w:r>
            <w:r w:rsidR="002B5C5A" w:rsidRPr="00FA0BC5">
              <w:rPr>
                <w:rStyle w:val="Hyperlink"/>
                <w:noProof/>
              </w:rPr>
              <w:t>Data Dictionary</w:t>
            </w:r>
            <w:r w:rsidR="002B5C5A">
              <w:rPr>
                <w:noProof/>
                <w:webHidden/>
              </w:rPr>
              <w:tab/>
            </w:r>
            <w:r w:rsidR="002B5C5A">
              <w:rPr>
                <w:noProof/>
                <w:webHidden/>
              </w:rPr>
              <w:fldChar w:fldCharType="begin"/>
            </w:r>
            <w:r w:rsidR="002B5C5A">
              <w:rPr>
                <w:noProof/>
                <w:webHidden/>
              </w:rPr>
              <w:instrText xml:space="preserve"> PAGEREF _Toc23336607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480"/>
              <w:tab w:val="right" w:leader="dot" w:pos="9019"/>
            </w:tabs>
            <w:rPr>
              <w:rFonts w:asciiTheme="minorHAnsi" w:eastAsiaTheme="minorEastAsia" w:hAnsiTheme="minorHAnsi" w:cstheme="minorBidi"/>
              <w:noProof/>
              <w:sz w:val="22"/>
              <w:szCs w:val="22"/>
            </w:rPr>
          </w:pPr>
          <w:hyperlink w:anchor="_Toc23336608" w:history="1">
            <w:r w:rsidR="002B5C5A" w:rsidRPr="00FA0BC5">
              <w:rPr>
                <w:rStyle w:val="Hyperlink"/>
                <w:noProof/>
              </w:rPr>
              <w:t>8.</w:t>
            </w:r>
            <w:r w:rsidR="002B5C5A">
              <w:rPr>
                <w:rFonts w:asciiTheme="minorHAnsi" w:eastAsiaTheme="minorEastAsia" w:hAnsiTheme="minorHAnsi" w:cstheme="minorBidi"/>
                <w:noProof/>
                <w:sz w:val="22"/>
                <w:szCs w:val="22"/>
              </w:rPr>
              <w:tab/>
            </w:r>
            <w:r w:rsidR="002B5C5A" w:rsidRPr="00FA0BC5">
              <w:rPr>
                <w:rStyle w:val="Hyperlink"/>
                <w:noProof/>
              </w:rPr>
              <w:t>Risk Analysis</w:t>
            </w:r>
            <w:r w:rsidR="002B5C5A">
              <w:rPr>
                <w:noProof/>
                <w:webHidden/>
              </w:rPr>
              <w:tab/>
            </w:r>
            <w:r w:rsidR="002B5C5A">
              <w:rPr>
                <w:noProof/>
                <w:webHidden/>
              </w:rPr>
              <w:fldChar w:fldCharType="begin"/>
            </w:r>
            <w:r w:rsidR="002B5C5A">
              <w:rPr>
                <w:noProof/>
                <w:webHidden/>
              </w:rPr>
              <w:instrText xml:space="preserve"> PAGEREF _Toc23336608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480"/>
              <w:tab w:val="right" w:leader="dot" w:pos="9019"/>
            </w:tabs>
            <w:rPr>
              <w:rFonts w:asciiTheme="minorHAnsi" w:eastAsiaTheme="minorEastAsia" w:hAnsiTheme="minorHAnsi" w:cstheme="minorBidi"/>
              <w:noProof/>
              <w:sz w:val="22"/>
              <w:szCs w:val="22"/>
            </w:rPr>
          </w:pPr>
          <w:hyperlink w:anchor="_Toc23336609" w:history="1">
            <w:r w:rsidR="002B5C5A" w:rsidRPr="00FA0BC5">
              <w:rPr>
                <w:rStyle w:val="Hyperlink"/>
                <w:noProof/>
              </w:rPr>
              <w:t>9.</w:t>
            </w:r>
            <w:r w:rsidR="002B5C5A">
              <w:rPr>
                <w:rFonts w:asciiTheme="minorHAnsi" w:eastAsiaTheme="minorEastAsia" w:hAnsiTheme="minorHAnsi" w:cstheme="minorBidi"/>
                <w:noProof/>
                <w:sz w:val="22"/>
                <w:szCs w:val="22"/>
              </w:rPr>
              <w:tab/>
            </w:r>
            <w:r w:rsidR="002B5C5A" w:rsidRPr="00FA0BC5">
              <w:rPr>
                <w:rStyle w:val="Hyperlink"/>
                <w:noProof/>
              </w:rPr>
              <w:t>System Requirements</w:t>
            </w:r>
            <w:r w:rsidR="002B5C5A">
              <w:rPr>
                <w:noProof/>
                <w:webHidden/>
              </w:rPr>
              <w:tab/>
            </w:r>
            <w:r w:rsidR="002B5C5A">
              <w:rPr>
                <w:noProof/>
                <w:webHidden/>
              </w:rPr>
              <w:fldChar w:fldCharType="begin"/>
            </w:r>
            <w:r w:rsidR="002B5C5A">
              <w:rPr>
                <w:noProof/>
                <w:webHidden/>
              </w:rPr>
              <w:instrText xml:space="preserve"> PAGEREF _Toc23336609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610" w:history="1">
            <w:r w:rsidR="002B5C5A" w:rsidRPr="00FA0BC5">
              <w:rPr>
                <w:rStyle w:val="Hyperlink"/>
                <w:noProof/>
              </w:rPr>
              <w:t>9.1</w:t>
            </w:r>
            <w:r w:rsidR="002B5C5A">
              <w:rPr>
                <w:rFonts w:asciiTheme="minorHAnsi" w:eastAsiaTheme="minorEastAsia" w:hAnsiTheme="minorHAnsi" w:cstheme="minorBidi"/>
                <w:noProof/>
                <w:sz w:val="22"/>
                <w:szCs w:val="22"/>
              </w:rPr>
              <w:tab/>
            </w:r>
            <w:r w:rsidR="002B5C5A" w:rsidRPr="00FA0BC5">
              <w:rPr>
                <w:rStyle w:val="Hyperlink"/>
                <w:noProof/>
              </w:rPr>
              <w:t>Hardware Requirements</w:t>
            </w:r>
            <w:r w:rsidR="002B5C5A">
              <w:rPr>
                <w:noProof/>
                <w:webHidden/>
              </w:rPr>
              <w:tab/>
            </w:r>
            <w:r w:rsidR="002B5C5A">
              <w:rPr>
                <w:noProof/>
                <w:webHidden/>
              </w:rPr>
              <w:fldChar w:fldCharType="begin"/>
            </w:r>
            <w:r w:rsidR="002B5C5A">
              <w:rPr>
                <w:noProof/>
                <w:webHidden/>
              </w:rPr>
              <w:instrText xml:space="preserve"> PAGEREF _Toc23336610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880"/>
              <w:tab w:val="right" w:leader="dot" w:pos="9019"/>
            </w:tabs>
            <w:rPr>
              <w:rFonts w:asciiTheme="minorHAnsi" w:eastAsiaTheme="minorEastAsia" w:hAnsiTheme="minorHAnsi" w:cstheme="minorBidi"/>
              <w:noProof/>
              <w:sz w:val="22"/>
              <w:szCs w:val="22"/>
            </w:rPr>
          </w:pPr>
          <w:hyperlink w:anchor="_Toc23336611" w:history="1">
            <w:r w:rsidR="002B5C5A" w:rsidRPr="00FA0BC5">
              <w:rPr>
                <w:rStyle w:val="Hyperlink"/>
                <w:noProof/>
              </w:rPr>
              <w:t>9.2</w:t>
            </w:r>
            <w:r w:rsidR="002B5C5A">
              <w:rPr>
                <w:rFonts w:asciiTheme="minorHAnsi" w:eastAsiaTheme="minorEastAsia" w:hAnsiTheme="minorHAnsi" w:cstheme="minorBidi"/>
                <w:noProof/>
                <w:sz w:val="22"/>
                <w:szCs w:val="22"/>
              </w:rPr>
              <w:tab/>
            </w:r>
            <w:r w:rsidR="002B5C5A" w:rsidRPr="00FA0BC5">
              <w:rPr>
                <w:rStyle w:val="Hyperlink"/>
                <w:noProof/>
              </w:rPr>
              <w:t>Software Requirements</w:t>
            </w:r>
            <w:r w:rsidR="002B5C5A">
              <w:rPr>
                <w:noProof/>
                <w:webHidden/>
              </w:rPr>
              <w:tab/>
            </w:r>
            <w:r w:rsidR="002B5C5A">
              <w:rPr>
                <w:noProof/>
                <w:webHidden/>
              </w:rPr>
              <w:fldChar w:fldCharType="begin"/>
            </w:r>
            <w:r w:rsidR="002B5C5A">
              <w:rPr>
                <w:noProof/>
                <w:webHidden/>
              </w:rPr>
              <w:instrText xml:space="preserve"> PAGEREF _Toc23336611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660"/>
              <w:tab w:val="right" w:leader="dot" w:pos="9019"/>
            </w:tabs>
            <w:rPr>
              <w:rFonts w:asciiTheme="minorHAnsi" w:eastAsiaTheme="minorEastAsia" w:hAnsiTheme="minorHAnsi" w:cstheme="minorBidi"/>
              <w:noProof/>
              <w:sz w:val="22"/>
              <w:szCs w:val="22"/>
            </w:rPr>
          </w:pPr>
          <w:hyperlink w:anchor="_Toc23336612" w:history="1">
            <w:r w:rsidR="002B5C5A" w:rsidRPr="00FA0BC5">
              <w:rPr>
                <w:rStyle w:val="Hyperlink"/>
                <w:noProof/>
              </w:rPr>
              <w:t>10.</w:t>
            </w:r>
            <w:r w:rsidR="002B5C5A">
              <w:rPr>
                <w:rFonts w:asciiTheme="minorHAnsi" w:eastAsiaTheme="minorEastAsia" w:hAnsiTheme="minorHAnsi" w:cstheme="minorBidi"/>
                <w:noProof/>
                <w:sz w:val="22"/>
                <w:szCs w:val="22"/>
              </w:rPr>
              <w:tab/>
            </w:r>
            <w:r w:rsidR="002B5C5A" w:rsidRPr="00FA0BC5">
              <w:rPr>
                <w:rStyle w:val="Hyperlink"/>
                <w:noProof/>
              </w:rPr>
              <w:t>References</w:t>
            </w:r>
            <w:r w:rsidR="002B5C5A">
              <w:rPr>
                <w:noProof/>
                <w:webHidden/>
              </w:rPr>
              <w:tab/>
            </w:r>
            <w:r w:rsidR="002B5C5A">
              <w:rPr>
                <w:noProof/>
                <w:webHidden/>
              </w:rPr>
              <w:fldChar w:fldCharType="begin"/>
            </w:r>
            <w:r w:rsidR="002B5C5A">
              <w:rPr>
                <w:noProof/>
                <w:webHidden/>
              </w:rPr>
              <w:instrText xml:space="preserve"> PAGEREF _Toc23336612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660"/>
              <w:tab w:val="right" w:leader="dot" w:pos="9019"/>
            </w:tabs>
            <w:rPr>
              <w:rFonts w:asciiTheme="minorHAnsi" w:eastAsiaTheme="minorEastAsia" w:hAnsiTheme="minorHAnsi" w:cstheme="minorBidi"/>
              <w:noProof/>
              <w:sz w:val="22"/>
              <w:szCs w:val="22"/>
            </w:rPr>
          </w:pPr>
          <w:hyperlink w:anchor="_Toc23336613" w:history="1">
            <w:r w:rsidR="002B5C5A" w:rsidRPr="00FA0BC5">
              <w:rPr>
                <w:rStyle w:val="Hyperlink"/>
                <w:noProof/>
              </w:rPr>
              <w:t>11.</w:t>
            </w:r>
            <w:r w:rsidR="002B5C5A">
              <w:rPr>
                <w:rFonts w:asciiTheme="minorHAnsi" w:eastAsiaTheme="minorEastAsia" w:hAnsiTheme="minorHAnsi" w:cstheme="minorBidi"/>
                <w:noProof/>
                <w:sz w:val="22"/>
                <w:szCs w:val="22"/>
              </w:rPr>
              <w:tab/>
            </w:r>
            <w:r w:rsidR="002B5C5A" w:rsidRPr="00FA0BC5">
              <w:rPr>
                <w:rStyle w:val="Hyperlink"/>
                <w:noProof/>
              </w:rPr>
              <w:t>Appendix</w:t>
            </w:r>
            <w:r w:rsidR="002B5C5A">
              <w:rPr>
                <w:noProof/>
                <w:webHidden/>
              </w:rPr>
              <w:tab/>
            </w:r>
            <w:r w:rsidR="002B5C5A">
              <w:rPr>
                <w:noProof/>
                <w:webHidden/>
              </w:rPr>
              <w:fldChar w:fldCharType="begin"/>
            </w:r>
            <w:r w:rsidR="002B5C5A">
              <w:rPr>
                <w:noProof/>
                <w:webHidden/>
              </w:rPr>
              <w:instrText xml:space="preserve"> PAGEREF _Toc23336613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1"/>
            <w:tabs>
              <w:tab w:val="left" w:pos="660"/>
              <w:tab w:val="right" w:leader="dot" w:pos="9019"/>
            </w:tabs>
            <w:rPr>
              <w:rFonts w:asciiTheme="minorHAnsi" w:eastAsiaTheme="minorEastAsia" w:hAnsiTheme="minorHAnsi" w:cstheme="minorBidi"/>
              <w:noProof/>
              <w:sz w:val="22"/>
              <w:szCs w:val="22"/>
            </w:rPr>
          </w:pPr>
          <w:hyperlink w:anchor="_Toc23336614" w:history="1">
            <w:r w:rsidR="002B5C5A" w:rsidRPr="00FA0BC5">
              <w:rPr>
                <w:rStyle w:val="Hyperlink"/>
                <w:noProof/>
                <w:lang w:val="en-GB"/>
              </w:rPr>
              <w:t>12.</w:t>
            </w:r>
            <w:r w:rsidR="002B5C5A">
              <w:rPr>
                <w:rFonts w:asciiTheme="minorHAnsi" w:eastAsiaTheme="minorEastAsia" w:hAnsiTheme="minorHAnsi" w:cstheme="minorBidi"/>
                <w:noProof/>
                <w:sz w:val="22"/>
                <w:szCs w:val="22"/>
              </w:rPr>
              <w:tab/>
            </w:r>
            <w:r w:rsidR="002B5C5A" w:rsidRPr="00FA0BC5">
              <w:rPr>
                <w:rStyle w:val="Hyperlink"/>
                <w:noProof/>
                <w:lang w:val="en-GB"/>
              </w:rPr>
              <w:t>Formatting Guidelines (This chapter is not part of FS)</w:t>
            </w:r>
            <w:r w:rsidR="002B5C5A">
              <w:rPr>
                <w:noProof/>
                <w:webHidden/>
              </w:rPr>
              <w:tab/>
            </w:r>
            <w:r w:rsidR="002B5C5A">
              <w:rPr>
                <w:noProof/>
                <w:webHidden/>
              </w:rPr>
              <w:fldChar w:fldCharType="begin"/>
            </w:r>
            <w:r w:rsidR="002B5C5A">
              <w:rPr>
                <w:noProof/>
                <w:webHidden/>
              </w:rPr>
              <w:instrText xml:space="preserve"> PAGEREF _Toc23336614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1100"/>
              <w:tab w:val="right" w:leader="dot" w:pos="9019"/>
            </w:tabs>
            <w:rPr>
              <w:rFonts w:asciiTheme="minorHAnsi" w:eastAsiaTheme="minorEastAsia" w:hAnsiTheme="minorHAnsi" w:cstheme="minorBidi"/>
              <w:noProof/>
              <w:sz w:val="22"/>
              <w:szCs w:val="22"/>
            </w:rPr>
          </w:pPr>
          <w:hyperlink w:anchor="_Toc23336615" w:history="1">
            <w:r w:rsidR="002B5C5A" w:rsidRPr="00FA0BC5">
              <w:rPr>
                <w:rStyle w:val="Hyperlink"/>
                <w:noProof/>
              </w:rPr>
              <w:t>12.1</w:t>
            </w:r>
            <w:r w:rsidR="002B5C5A">
              <w:rPr>
                <w:rFonts w:asciiTheme="minorHAnsi" w:eastAsiaTheme="minorEastAsia" w:hAnsiTheme="minorHAnsi" w:cstheme="minorBidi"/>
                <w:noProof/>
                <w:sz w:val="22"/>
                <w:szCs w:val="22"/>
              </w:rPr>
              <w:tab/>
            </w:r>
            <w:r w:rsidR="002B5C5A" w:rsidRPr="00FA0BC5">
              <w:rPr>
                <w:rStyle w:val="Hyperlink"/>
                <w:noProof/>
              </w:rPr>
              <w:t>Tables and Figure</w:t>
            </w:r>
            <w:r w:rsidR="002B5C5A">
              <w:rPr>
                <w:noProof/>
                <w:webHidden/>
              </w:rPr>
              <w:tab/>
            </w:r>
            <w:r w:rsidR="002B5C5A">
              <w:rPr>
                <w:noProof/>
                <w:webHidden/>
              </w:rPr>
              <w:fldChar w:fldCharType="begin"/>
            </w:r>
            <w:r w:rsidR="002B5C5A">
              <w:rPr>
                <w:noProof/>
                <w:webHidden/>
              </w:rPr>
              <w:instrText xml:space="preserve"> PAGEREF _Toc23336615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1100"/>
              <w:tab w:val="right" w:leader="dot" w:pos="9019"/>
            </w:tabs>
            <w:rPr>
              <w:rFonts w:asciiTheme="minorHAnsi" w:eastAsiaTheme="minorEastAsia" w:hAnsiTheme="minorHAnsi" w:cstheme="minorBidi"/>
              <w:noProof/>
              <w:sz w:val="22"/>
              <w:szCs w:val="22"/>
            </w:rPr>
          </w:pPr>
          <w:hyperlink w:anchor="_Toc23336616" w:history="1">
            <w:r w:rsidR="002B5C5A" w:rsidRPr="00FA0BC5">
              <w:rPr>
                <w:rStyle w:val="Hyperlink"/>
                <w:noProof/>
              </w:rPr>
              <w:t>12.2</w:t>
            </w:r>
            <w:r w:rsidR="002B5C5A">
              <w:rPr>
                <w:rFonts w:asciiTheme="minorHAnsi" w:eastAsiaTheme="minorEastAsia" w:hAnsiTheme="minorHAnsi" w:cstheme="minorBidi"/>
                <w:noProof/>
                <w:sz w:val="22"/>
                <w:szCs w:val="22"/>
              </w:rPr>
              <w:tab/>
            </w:r>
            <w:r w:rsidR="002B5C5A" w:rsidRPr="00FA0BC5">
              <w:rPr>
                <w:rStyle w:val="Hyperlink"/>
                <w:noProof/>
              </w:rPr>
              <w:t>Equations</w:t>
            </w:r>
            <w:r w:rsidR="002B5C5A">
              <w:rPr>
                <w:noProof/>
                <w:webHidden/>
              </w:rPr>
              <w:tab/>
            </w:r>
            <w:r w:rsidR="002B5C5A">
              <w:rPr>
                <w:noProof/>
                <w:webHidden/>
              </w:rPr>
              <w:fldChar w:fldCharType="begin"/>
            </w:r>
            <w:r w:rsidR="002B5C5A">
              <w:rPr>
                <w:noProof/>
                <w:webHidden/>
              </w:rPr>
              <w:instrText xml:space="preserve"> PAGEREF _Toc23336616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1100"/>
              <w:tab w:val="right" w:leader="dot" w:pos="9019"/>
            </w:tabs>
            <w:rPr>
              <w:rFonts w:asciiTheme="minorHAnsi" w:eastAsiaTheme="minorEastAsia" w:hAnsiTheme="minorHAnsi" w:cstheme="minorBidi"/>
              <w:noProof/>
              <w:sz w:val="22"/>
              <w:szCs w:val="22"/>
            </w:rPr>
          </w:pPr>
          <w:hyperlink w:anchor="_Toc23336617" w:history="1">
            <w:r w:rsidR="002B5C5A" w:rsidRPr="00FA0BC5">
              <w:rPr>
                <w:rStyle w:val="Hyperlink"/>
                <w:noProof/>
              </w:rPr>
              <w:t>12.3</w:t>
            </w:r>
            <w:r w:rsidR="002B5C5A">
              <w:rPr>
                <w:rFonts w:asciiTheme="minorHAnsi" w:eastAsiaTheme="minorEastAsia" w:hAnsiTheme="minorHAnsi" w:cstheme="minorBidi"/>
                <w:noProof/>
                <w:sz w:val="22"/>
                <w:szCs w:val="22"/>
              </w:rPr>
              <w:tab/>
            </w:r>
            <w:r w:rsidR="002B5C5A" w:rsidRPr="00FA0BC5">
              <w:rPr>
                <w:rStyle w:val="Hyperlink"/>
                <w:noProof/>
              </w:rPr>
              <w:t>Header/Footer</w:t>
            </w:r>
            <w:r w:rsidR="002B5C5A">
              <w:rPr>
                <w:noProof/>
                <w:webHidden/>
              </w:rPr>
              <w:tab/>
            </w:r>
            <w:r w:rsidR="002B5C5A">
              <w:rPr>
                <w:noProof/>
                <w:webHidden/>
              </w:rPr>
              <w:fldChar w:fldCharType="begin"/>
            </w:r>
            <w:r w:rsidR="002B5C5A">
              <w:rPr>
                <w:noProof/>
                <w:webHidden/>
              </w:rPr>
              <w:instrText xml:space="preserve"> PAGEREF _Toc23336617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2B5C5A" w:rsidRDefault="005C7D56">
          <w:pPr>
            <w:pStyle w:val="TOC2"/>
            <w:tabs>
              <w:tab w:val="left" w:pos="1100"/>
              <w:tab w:val="right" w:leader="dot" w:pos="9019"/>
            </w:tabs>
            <w:rPr>
              <w:rFonts w:asciiTheme="minorHAnsi" w:eastAsiaTheme="minorEastAsia" w:hAnsiTheme="minorHAnsi" w:cstheme="minorBidi"/>
              <w:noProof/>
              <w:sz w:val="22"/>
              <w:szCs w:val="22"/>
            </w:rPr>
          </w:pPr>
          <w:hyperlink w:anchor="_Toc23336618" w:history="1">
            <w:r w:rsidR="002B5C5A" w:rsidRPr="00FA0BC5">
              <w:rPr>
                <w:rStyle w:val="Hyperlink"/>
                <w:noProof/>
              </w:rPr>
              <w:t>12.4</w:t>
            </w:r>
            <w:r w:rsidR="002B5C5A">
              <w:rPr>
                <w:rFonts w:asciiTheme="minorHAnsi" w:eastAsiaTheme="minorEastAsia" w:hAnsiTheme="minorHAnsi" w:cstheme="minorBidi"/>
                <w:noProof/>
                <w:sz w:val="22"/>
                <w:szCs w:val="22"/>
              </w:rPr>
              <w:tab/>
            </w:r>
            <w:r w:rsidR="002B5C5A" w:rsidRPr="00FA0BC5">
              <w:rPr>
                <w:rStyle w:val="Hyperlink"/>
                <w:noProof/>
              </w:rPr>
              <w:t>References</w:t>
            </w:r>
            <w:r w:rsidR="002B5C5A">
              <w:rPr>
                <w:noProof/>
                <w:webHidden/>
              </w:rPr>
              <w:tab/>
            </w:r>
            <w:r w:rsidR="002B5C5A">
              <w:rPr>
                <w:noProof/>
                <w:webHidden/>
              </w:rPr>
              <w:fldChar w:fldCharType="begin"/>
            </w:r>
            <w:r w:rsidR="002B5C5A">
              <w:rPr>
                <w:noProof/>
                <w:webHidden/>
              </w:rPr>
              <w:instrText xml:space="preserve"> PAGEREF _Toc23336618 \h </w:instrText>
            </w:r>
            <w:r w:rsidR="002B5C5A">
              <w:rPr>
                <w:noProof/>
                <w:webHidden/>
              </w:rPr>
            </w:r>
            <w:r w:rsidR="002B5C5A">
              <w:rPr>
                <w:noProof/>
                <w:webHidden/>
              </w:rPr>
              <w:fldChar w:fldCharType="separate"/>
            </w:r>
            <w:r w:rsidR="00304509">
              <w:rPr>
                <w:noProof/>
                <w:webHidden/>
              </w:rPr>
              <w:t>2</w:t>
            </w:r>
            <w:r w:rsidR="002B5C5A">
              <w:rPr>
                <w:noProof/>
                <w:webHidden/>
              </w:rPr>
              <w:fldChar w:fldCharType="end"/>
            </w:r>
          </w:hyperlink>
        </w:p>
        <w:p w:rsidR="008E57BE" w:rsidRDefault="008E57BE">
          <w:r>
            <w:rPr>
              <w:b/>
              <w:bCs/>
              <w:noProof/>
            </w:rPr>
            <w:fldChar w:fldCharType="end"/>
          </w:r>
        </w:p>
      </w:sdtContent>
    </w:sdt>
    <w:p w:rsidR="00A40D67" w:rsidRPr="008B57AF" w:rsidRDefault="00A40D67" w:rsidP="00884C85">
      <w:pPr>
        <w:rPr>
          <w:sz w:val="28"/>
          <w:szCs w:val="28"/>
        </w:rPr>
      </w:pPr>
    </w:p>
    <w:p w:rsidR="00B17408" w:rsidRDefault="00A40D67" w:rsidP="00AE0BAE">
      <w:pPr>
        <w:pStyle w:val="Subtitle"/>
        <w:rPr>
          <w:rFonts w:cs="Times New Roman"/>
        </w:rPr>
        <w:sectPr w:rsidR="00B17408" w:rsidSect="00E65248">
          <w:headerReference w:type="first" r:id="rId11"/>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rsidR="00F83FE0" w:rsidRDefault="00884C85" w:rsidP="004C3191">
      <w:pPr>
        <w:pStyle w:val="Subtitle"/>
        <w:rPr>
          <w:noProof/>
        </w:rPr>
      </w:pPr>
      <w:bookmarkStart w:id="3" w:name="_Toc19544193"/>
      <w:bookmarkStart w:id="4" w:name="_Toc19544445"/>
      <w:bookmarkStart w:id="5" w:name="_Toc23336588"/>
      <w:r w:rsidRPr="008B57AF">
        <w:lastRenderedPageBreak/>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rsidR="00F83FE0" w:rsidRDefault="005C7D56">
      <w:pPr>
        <w:pStyle w:val="TableofFigures"/>
        <w:tabs>
          <w:tab w:val="right" w:leader="dot" w:pos="9019"/>
        </w:tabs>
        <w:rPr>
          <w:rFonts w:asciiTheme="minorHAnsi" w:eastAsiaTheme="minorEastAsia" w:hAnsiTheme="minorHAnsi" w:cstheme="minorBidi"/>
          <w:noProof/>
          <w:sz w:val="22"/>
          <w:szCs w:val="22"/>
        </w:rPr>
      </w:pPr>
      <w:hyperlink w:anchor="_Toc19700198" w:history="1">
        <w:r w:rsidR="00F83FE0" w:rsidRPr="003820F2">
          <w:rPr>
            <w:rStyle w:val="Hyperlink"/>
            <w:noProof/>
          </w:rPr>
          <w:t>Table 2: This is Sample table caption</w:t>
        </w:r>
        <w:r w:rsidR="00F83FE0">
          <w:rPr>
            <w:noProof/>
            <w:webHidden/>
          </w:rPr>
          <w:tab/>
        </w:r>
        <w:r w:rsidR="00F83FE0">
          <w:rPr>
            <w:noProof/>
            <w:webHidden/>
          </w:rPr>
          <w:fldChar w:fldCharType="begin"/>
        </w:r>
        <w:r w:rsidR="00F83FE0">
          <w:rPr>
            <w:noProof/>
            <w:webHidden/>
          </w:rPr>
          <w:instrText xml:space="preserve"> PAGEREF _Toc19700198 \h </w:instrText>
        </w:r>
        <w:r w:rsidR="00F83FE0">
          <w:rPr>
            <w:noProof/>
            <w:webHidden/>
          </w:rPr>
        </w:r>
        <w:r w:rsidR="00F83FE0">
          <w:rPr>
            <w:noProof/>
            <w:webHidden/>
          </w:rPr>
          <w:fldChar w:fldCharType="separate"/>
        </w:r>
        <w:r w:rsidR="00304509">
          <w:rPr>
            <w:noProof/>
            <w:webHidden/>
          </w:rPr>
          <w:t>2</w:t>
        </w:r>
        <w:r w:rsidR="00F83FE0">
          <w:rPr>
            <w:noProof/>
            <w:webHidden/>
          </w:rPr>
          <w:fldChar w:fldCharType="end"/>
        </w:r>
      </w:hyperlink>
    </w:p>
    <w:p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rsidR="00490E64" w:rsidRDefault="00490E64" w:rsidP="00AE0BAE">
      <w:pPr>
        <w:pStyle w:val="Subtitle"/>
        <w:rPr>
          <w:rFonts w:cs="Times New Roman"/>
        </w:rPr>
        <w:sectPr w:rsidR="00490E64" w:rsidSect="004C3191">
          <w:pgSz w:w="11909" w:h="16834" w:code="9"/>
          <w:pgMar w:top="1440" w:right="1440" w:bottom="1440" w:left="1440" w:header="720" w:footer="720" w:gutter="0"/>
          <w:pgNumType w:fmt="lowerRoman"/>
          <w:cols w:space="720"/>
          <w:titlePg/>
          <w:docGrid w:linePitch="360"/>
        </w:sectPr>
      </w:pPr>
    </w:p>
    <w:p w:rsidR="004C3191" w:rsidRDefault="004C3191" w:rsidP="004C3191">
      <w:pPr>
        <w:pStyle w:val="Subtitle"/>
      </w:pPr>
      <w:bookmarkStart w:id="6" w:name="_Toc23336589"/>
      <w:r>
        <w:lastRenderedPageBreak/>
        <w:t>List of Figures</w:t>
      </w:r>
      <w:bookmarkEnd w:id="6"/>
    </w:p>
    <w:p w:rsidR="00F83FE0"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F83FE0">
        <w:rPr>
          <w:noProof/>
        </w:rPr>
        <w:t>Figure 1: List of Styles</w:t>
      </w:r>
      <w:r w:rsidR="00F83FE0">
        <w:rPr>
          <w:noProof/>
        </w:rPr>
        <w:tab/>
      </w:r>
      <w:r w:rsidR="00F83FE0">
        <w:rPr>
          <w:noProof/>
        </w:rPr>
        <w:fldChar w:fldCharType="begin"/>
      </w:r>
      <w:r w:rsidR="00F83FE0">
        <w:rPr>
          <w:noProof/>
        </w:rPr>
        <w:instrText xml:space="preserve"> PAGEREF _Toc19700200 \h </w:instrText>
      </w:r>
      <w:r w:rsidR="00F83FE0">
        <w:rPr>
          <w:noProof/>
        </w:rPr>
      </w:r>
      <w:r w:rsidR="00F83FE0">
        <w:rPr>
          <w:noProof/>
        </w:rPr>
        <w:fldChar w:fldCharType="separate"/>
      </w:r>
      <w:r w:rsidR="00304509">
        <w:rPr>
          <w:noProof/>
        </w:rPr>
        <w:t>2</w:t>
      </w:r>
      <w:r w:rsidR="00F83FE0">
        <w:rPr>
          <w:noProof/>
        </w:rPr>
        <w:fldChar w:fldCharType="end"/>
      </w:r>
    </w:p>
    <w:p w:rsidR="00B17408" w:rsidRDefault="004C3191" w:rsidP="004C3191">
      <w:pPr>
        <w:sectPr w:rsidR="00B17408" w:rsidSect="004C3191">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rsidR="004E5FC8" w:rsidRPr="00242A9C" w:rsidRDefault="004E5FC8">
      <w:pPr>
        <w:pStyle w:val="Heading1"/>
      </w:pPr>
      <w:bookmarkStart w:id="7" w:name="_Toc975460"/>
      <w:bookmarkStart w:id="8" w:name="_Toc5527832"/>
      <w:bookmarkStart w:id="9" w:name="_Toc19544168"/>
      <w:bookmarkStart w:id="10" w:name="_Toc19544195"/>
      <w:bookmarkStart w:id="11" w:name="_Toc23336590"/>
      <w:bookmarkStart w:id="12" w:name="_Toc224669195"/>
      <w:r w:rsidRPr="00242A9C">
        <w:lastRenderedPageBreak/>
        <w:t>Introduction</w:t>
      </w:r>
      <w:bookmarkEnd w:id="7"/>
      <w:bookmarkEnd w:id="8"/>
      <w:bookmarkEnd w:id="9"/>
      <w:bookmarkEnd w:id="10"/>
      <w:bookmarkEnd w:id="11"/>
    </w:p>
    <w:p w:rsidR="003B1E8A" w:rsidRDefault="00304509" w:rsidP="007E20B5">
      <w:pPr>
        <w:pStyle w:val="BodyText"/>
      </w:pPr>
      <w:r>
        <w:t xml:space="preserve">Internet of Things </w:t>
      </w:r>
      <w:r w:rsidR="00D62E16">
        <w:t>has become a giant field over the last decade and it has a wide range of applications like smart home system and smart security system. But due to this technology boom, IoT devices are becoming vulnerable to the attacks like Buffer Overflow, XSS, SQLI, etc. And with very basic malfunctioning of inputs, behavior of these devices can be altered or contr</w:t>
      </w:r>
      <w:r w:rsidR="001D064B">
        <w:t>olled.</w:t>
      </w:r>
    </w:p>
    <w:p w:rsidR="001D064B" w:rsidRDefault="001D064B" w:rsidP="00873970">
      <w:pPr>
        <w:pStyle w:val="BodyText"/>
      </w:pPr>
      <w:r>
        <w:t xml:space="preserve">To address this issue, a testing technique referred as “Fuzzing” will be used in this project. </w:t>
      </w:r>
      <w:r w:rsidRPr="00873970">
        <w:t>Fuzzing</w:t>
      </w:r>
      <w:r>
        <w:rPr>
          <w:b/>
          <w:bCs/>
        </w:rPr>
        <w:t xml:space="preserve"> </w:t>
      </w:r>
      <w:r>
        <w:t xml:space="preserve">is a software technique that is used to uncover </w:t>
      </w:r>
      <w:r w:rsidR="00873970">
        <w:t>variety of issues such as coding errors and system crashes and so forth using malformed/semi-malformed data as program input in an automation fashioned way. It has two types: Mutational and Generational. In mutational fuzzing, input seeds are mutated with random characters, whereas generational fuzzing is an intelligent approach in which understanding in format and structure of input seeds is involved and generates input from scratch based on the specification or format.</w:t>
      </w:r>
    </w:p>
    <w:p w:rsidR="006F5C68" w:rsidRPr="001D064B" w:rsidRDefault="006F5C68" w:rsidP="00873970">
      <w:pPr>
        <w:pStyle w:val="BodyText"/>
      </w:pPr>
      <w:r>
        <w:t>Our</w:t>
      </w:r>
      <w:r w:rsidR="005867BB">
        <w:t xml:space="preserve"> Project focuses on monitoring and detecting security bugs and memory leaks in IoT applications and protocols by building a tool which applies fuzzing technique to crash system. This tool will apply either mutational or generational technique to alter the behavior of system. Also, it will provide an analysis report after fuzzing on a system. This tool will be an open-source tool and will be available for public use.</w:t>
      </w:r>
    </w:p>
    <w:p w:rsidR="004E5FC8" w:rsidRPr="008B57AF" w:rsidRDefault="004E5FC8" w:rsidP="007E20B5">
      <w:pPr>
        <w:pStyle w:val="Heading2"/>
        <w:rPr>
          <w:rFonts w:ascii="Times New Roman" w:hAnsi="Times New Roman" w:cs="Times New Roman"/>
        </w:rPr>
      </w:pPr>
      <w:bookmarkStart w:id="13" w:name="_Toc5527833"/>
      <w:bookmarkStart w:id="14" w:name="_Toc19544196"/>
      <w:bookmarkStart w:id="15" w:name="_Toc23336591"/>
      <w:bookmarkStart w:id="16" w:name="_Toc975461"/>
      <w:r w:rsidRPr="008B57AF">
        <w:rPr>
          <w:rFonts w:ascii="Times New Roman" w:hAnsi="Times New Roman" w:cs="Times New Roman"/>
        </w:rPr>
        <w:t>Purpose of this Document</w:t>
      </w:r>
      <w:bookmarkEnd w:id="13"/>
      <w:bookmarkEnd w:id="14"/>
      <w:bookmarkEnd w:id="15"/>
    </w:p>
    <w:p w:rsidR="003B1E8A" w:rsidRPr="009235AA" w:rsidRDefault="005867BB" w:rsidP="004D69A7">
      <w:pPr>
        <w:pStyle w:val="BodyText"/>
      </w:pPr>
      <w:r>
        <w:t>The purpose of this document is to provide an overview of IoT Fuzzer tool. It contains all the necessary information about the project, purpose, intended audience, domain overview, architectural design,</w:t>
      </w:r>
      <w:r w:rsidR="004D69A7">
        <w:t xml:space="preserve"> and graphical</w:t>
      </w:r>
      <w:r>
        <w:t xml:space="preserve"> user interface and system requirements. </w:t>
      </w:r>
      <w:r w:rsidR="004D69A7">
        <w:t>The user characteristics, functional and non-functional requirements and other necessary details are also written in this document.</w:t>
      </w:r>
    </w:p>
    <w:p w:rsidR="004E5FC8" w:rsidRDefault="004E5FC8" w:rsidP="007E20B5">
      <w:pPr>
        <w:pStyle w:val="Heading2"/>
        <w:rPr>
          <w:rFonts w:ascii="Times New Roman" w:hAnsi="Times New Roman" w:cs="Times New Roman"/>
        </w:rPr>
      </w:pPr>
      <w:bookmarkStart w:id="17" w:name="_Toc5527834"/>
      <w:bookmarkStart w:id="18" w:name="_Toc19544197"/>
      <w:bookmarkStart w:id="19" w:name="_Toc23336592"/>
      <w:r w:rsidRPr="008B57AF">
        <w:rPr>
          <w:rFonts w:ascii="Times New Roman" w:hAnsi="Times New Roman" w:cs="Times New Roman"/>
        </w:rPr>
        <w:t>Intended Audience</w:t>
      </w:r>
      <w:bookmarkEnd w:id="17"/>
      <w:bookmarkEnd w:id="18"/>
      <w:bookmarkEnd w:id="19"/>
    </w:p>
    <w:p w:rsidR="009C13B0" w:rsidRPr="009C13B0" w:rsidRDefault="009C13B0" w:rsidP="009C13B0">
      <w:r>
        <w:t>The primary audience of this document is the project evaluation panel of our university. Other categories of audience may incl</w:t>
      </w:r>
      <w:r w:rsidR="00F721A3">
        <w:t>ude IoT devlopers, software devleoper</w:t>
      </w:r>
      <w:r>
        <w:t xml:space="preserve"> and security engineers. In general any researcher or developer who wants to explore vulnerabilities and flaws in IoT devices. </w:t>
      </w:r>
    </w:p>
    <w:p w:rsidR="004E5FC8" w:rsidRPr="008B57AF" w:rsidRDefault="004E5FC8" w:rsidP="007E20B5">
      <w:pPr>
        <w:pStyle w:val="Heading2"/>
        <w:rPr>
          <w:rFonts w:ascii="Times New Roman" w:hAnsi="Times New Roman" w:cs="Times New Roman"/>
        </w:rPr>
      </w:pPr>
      <w:bookmarkStart w:id="20" w:name="_Toc5527835"/>
      <w:bookmarkStart w:id="21" w:name="_Toc19544198"/>
      <w:bookmarkStart w:id="22" w:name="_Toc23336593"/>
      <w:r w:rsidRPr="008B57AF">
        <w:rPr>
          <w:rFonts w:ascii="Times New Roman" w:hAnsi="Times New Roman" w:cs="Times New Roman"/>
        </w:rPr>
        <w:t xml:space="preserve">Definitions, Acronyms, and </w:t>
      </w:r>
      <w:bookmarkEnd w:id="16"/>
      <w:r w:rsidRPr="008B57AF">
        <w:rPr>
          <w:rFonts w:ascii="Times New Roman" w:hAnsi="Times New Roman" w:cs="Times New Roman"/>
        </w:rPr>
        <w:t>Abbreviations</w:t>
      </w:r>
      <w:bookmarkEnd w:id="20"/>
      <w:bookmarkEnd w:id="21"/>
      <w:bookmarkEnd w:id="22"/>
    </w:p>
    <w:p w:rsidR="006D285C" w:rsidRPr="006D285C" w:rsidRDefault="00F721A3" w:rsidP="006D285C">
      <w:pPr>
        <w:pStyle w:val="BodyText"/>
        <w:numPr>
          <w:ilvl w:val="0"/>
          <w:numId w:val="29"/>
        </w:numPr>
      </w:pPr>
      <w:bookmarkStart w:id="23" w:name="_Toc975464"/>
      <w:bookmarkStart w:id="24" w:name="_Toc5527837"/>
      <w:r>
        <w:t xml:space="preserve">IoT developers:  </w:t>
      </w:r>
      <w:r w:rsidRPr="00F721A3">
        <w:rPr>
          <w:color w:val="333333"/>
          <w:shd w:val="clear" w:color="auto" w:fill="FFFFFF"/>
        </w:rPr>
        <w:t>An </w:t>
      </w:r>
      <w:r w:rsidRPr="00F721A3">
        <w:rPr>
          <w:bCs/>
          <w:color w:val="333333"/>
          <w:shd w:val="clear" w:color="auto" w:fill="FFFFFF"/>
        </w:rPr>
        <w:t>IoT developer</w:t>
      </w:r>
      <w:r w:rsidRPr="00F721A3">
        <w:rPr>
          <w:color w:val="333333"/>
          <w:shd w:val="clear" w:color="auto" w:fill="FFFFFF"/>
        </w:rPr>
        <w:t> is one popular role within the larger IoT field, focusing primarily on the creation of software that allows products to function and connect to other devices</w:t>
      </w:r>
    </w:p>
    <w:p w:rsidR="006D285C" w:rsidRDefault="006D285C" w:rsidP="006D285C">
      <w:pPr>
        <w:pStyle w:val="BodyText"/>
        <w:numPr>
          <w:ilvl w:val="0"/>
          <w:numId w:val="29"/>
        </w:numPr>
        <w:rPr>
          <w:color w:val="333333"/>
          <w:shd w:val="clear" w:color="auto" w:fill="FFFFFF"/>
        </w:rPr>
      </w:pPr>
      <w:r>
        <w:rPr>
          <w:color w:val="333333"/>
          <w:shd w:val="clear" w:color="auto" w:fill="FFFFFF"/>
        </w:rPr>
        <w:t xml:space="preserve">Software developer: </w:t>
      </w:r>
      <w:r w:rsidRPr="006D285C">
        <w:rPr>
          <w:color w:val="333333"/>
          <w:shd w:val="clear" w:color="auto" w:fill="FFFFFF"/>
        </w:rPr>
        <w:t>A developer is the key individual behind all software applications who is</w:t>
      </w:r>
      <w:r>
        <w:rPr>
          <w:color w:val="333333"/>
          <w:shd w:val="clear" w:color="auto" w:fill="FFFFFF"/>
        </w:rPr>
        <w:t xml:space="preserve"> </w:t>
      </w:r>
      <w:r w:rsidRPr="006D285C">
        <w:rPr>
          <w:color w:val="333333"/>
          <w:shd w:val="clear" w:color="auto" w:fill="FFFFFF"/>
        </w:rPr>
        <w:t>responsible for creating software and applications. He or she writes, debugs and</w:t>
      </w:r>
      <w:r>
        <w:rPr>
          <w:color w:val="333333"/>
          <w:shd w:val="clear" w:color="auto" w:fill="FFFFFF"/>
        </w:rPr>
        <w:t xml:space="preserve"> </w:t>
      </w:r>
      <w:r w:rsidRPr="006D285C">
        <w:rPr>
          <w:color w:val="333333"/>
          <w:shd w:val="clear" w:color="auto" w:fill="FFFFFF"/>
        </w:rPr>
        <w:t>executes the source code of a software application</w:t>
      </w:r>
      <w:r>
        <w:rPr>
          <w:color w:val="333333"/>
          <w:shd w:val="clear" w:color="auto" w:fill="FFFFFF"/>
        </w:rPr>
        <w:t>.</w:t>
      </w:r>
    </w:p>
    <w:p w:rsidR="006D285C" w:rsidRPr="003F3801" w:rsidRDefault="006D285C" w:rsidP="006D285C">
      <w:pPr>
        <w:pStyle w:val="BodyText"/>
        <w:numPr>
          <w:ilvl w:val="0"/>
          <w:numId w:val="29"/>
        </w:numPr>
        <w:rPr>
          <w:color w:val="333333"/>
          <w:shd w:val="clear" w:color="auto" w:fill="FFFFFF"/>
        </w:rPr>
      </w:pPr>
      <w:r>
        <w:rPr>
          <w:color w:val="333333"/>
          <w:shd w:val="clear" w:color="auto" w:fill="FFFFFF"/>
        </w:rPr>
        <w:t xml:space="preserve">Security Engineer: </w:t>
      </w:r>
      <w:r w:rsidR="00116551" w:rsidRPr="00116551">
        <w:rPr>
          <w:color w:val="424651"/>
          <w:shd w:val="clear" w:color="auto" w:fill="FFFFFF"/>
        </w:rPr>
        <w:t>Security engineers develop and supervise data and technology security systems to help prevent breaches, taps, and leaks associated with cybercrime</w:t>
      </w:r>
      <w:r w:rsidR="00116551">
        <w:rPr>
          <w:color w:val="424651"/>
          <w:shd w:val="clear" w:color="auto" w:fill="FFFFFF"/>
        </w:rPr>
        <w:t>.</w:t>
      </w:r>
    </w:p>
    <w:p w:rsidR="003F3801" w:rsidRPr="003F3801" w:rsidRDefault="003F3801" w:rsidP="003F3801">
      <w:pPr>
        <w:pStyle w:val="BodyText"/>
        <w:numPr>
          <w:ilvl w:val="0"/>
          <w:numId w:val="29"/>
        </w:numPr>
        <w:rPr>
          <w:color w:val="424651"/>
          <w:shd w:val="clear" w:color="auto" w:fill="FFFFFF"/>
        </w:rPr>
      </w:pPr>
      <w:r>
        <w:rPr>
          <w:color w:val="424651"/>
          <w:shd w:val="clear" w:color="auto" w:fill="FFFFFF"/>
        </w:rPr>
        <w:t xml:space="preserve">Evaluation Panel: An evaluation panel </w:t>
      </w:r>
      <w:r w:rsidRPr="003F3801">
        <w:rPr>
          <w:color w:val="424651"/>
          <w:shd w:val="clear" w:color="auto" w:fill="FFFFFF"/>
        </w:rPr>
        <w:t>established by the concerned university</w:t>
      </w:r>
      <w:r>
        <w:rPr>
          <w:color w:val="424651"/>
          <w:shd w:val="clear" w:color="auto" w:fill="FFFFFF"/>
        </w:rPr>
        <w:t xml:space="preserve"> </w:t>
      </w:r>
      <w:r w:rsidRPr="003F3801">
        <w:rPr>
          <w:color w:val="424651"/>
          <w:shd w:val="clear" w:color="auto" w:fill="FFFFFF"/>
        </w:rPr>
        <w:t>department for the purpose of evaluating project deliverables. They are a group of</w:t>
      </w:r>
      <w:r>
        <w:rPr>
          <w:color w:val="424651"/>
          <w:shd w:val="clear" w:color="auto" w:fill="FFFFFF"/>
        </w:rPr>
        <w:t xml:space="preserve"> </w:t>
      </w:r>
      <w:r w:rsidRPr="003F3801">
        <w:rPr>
          <w:color w:val="424651"/>
          <w:shd w:val="clear" w:color="auto" w:fill="FFFFFF"/>
        </w:rPr>
        <w:t>people that have the necessary technical knowledge required to evaluate a certain</w:t>
      </w:r>
      <w:r>
        <w:rPr>
          <w:color w:val="424651"/>
          <w:shd w:val="clear" w:color="auto" w:fill="FFFFFF"/>
        </w:rPr>
        <w:t xml:space="preserve"> </w:t>
      </w:r>
      <w:r w:rsidRPr="003F3801">
        <w:rPr>
          <w:color w:val="424651"/>
          <w:shd w:val="clear" w:color="auto" w:fill="FFFFFF"/>
        </w:rPr>
        <w:t>project.</w:t>
      </w:r>
    </w:p>
    <w:p w:rsidR="006D285C" w:rsidRPr="003F3801" w:rsidRDefault="006D285C" w:rsidP="006D285C">
      <w:pPr>
        <w:pStyle w:val="BodyText"/>
        <w:numPr>
          <w:ilvl w:val="0"/>
          <w:numId w:val="29"/>
        </w:numPr>
        <w:rPr>
          <w:color w:val="333333"/>
          <w:shd w:val="clear" w:color="auto" w:fill="FFFFFF"/>
        </w:rPr>
        <w:sectPr w:rsidR="006D285C" w:rsidRPr="003F3801" w:rsidSect="00BC1EE0">
          <w:headerReference w:type="first" r:id="rId12"/>
          <w:pgSz w:w="11909" w:h="16834" w:code="9"/>
          <w:pgMar w:top="1440" w:right="1440" w:bottom="1440" w:left="1440" w:header="720" w:footer="720" w:gutter="0"/>
          <w:pgNumType w:start="1"/>
          <w:cols w:space="720"/>
          <w:docGrid w:linePitch="360"/>
        </w:sectPr>
      </w:pPr>
    </w:p>
    <w:p w:rsidR="004E5FC8" w:rsidRPr="008B57AF" w:rsidRDefault="004E5FC8">
      <w:pPr>
        <w:pStyle w:val="Heading1"/>
      </w:pPr>
      <w:bookmarkStart w:id="25" w:name="_Toc19544169"/>
      <w:bookmarkStart w:id="26" w:name="_Toc19544199"/>
      <w:bookmarkStart w:id="27" w:name="_Toc23336594"/>
      <w:r w:rsidRPr="008B57AF">
        <w:lastRenderedPageBreak/>
        <w:t>General Description</w:t>
      </w:r>
      <w:bookmarkEnd w:id="23"/>
      <w:bookmarkEnd w:id="24"/>
      <w:bookmarkEnd w:id="25"/>
      <w:bookmarkEnd w:id="26"/>
      <w:bookmarkEnd w:id="27"/>
    </w:p>
    <w:p w:rsidR="004E5FC8" w:rsidRDefault="004E5FC8" w:rsidP="004E5FC8">
      <w:pPr>
        <w:pStyle w:val="Heading2"/>
        <w:rPr>
          <w:rFonts w:ascii="Times New Roman" w:hAnsi="Times New Roman" w:cs="Times New Roman"/>
        </w:rPr>
      </w:pPr>
      <w:bookmarkStart w:id="28" w:name="_Toc5527838"/>
      <w:bookmarkStart w:id="29" w:name="_Toc19544200"/>
      <w:bookmarkStart w:id="30" w:name="_Toc23336595"/>
      <w:bookmarkStart w:id="31" w:name="_Toc975465"/>
      <w:r w:rsidRPr="008B57AF">
        <w:rPr>
          <w:rFonts w:ascii="Times New Roman" w:hAnsi="Times New Roman" w:cs="Times New Roman"/>
        </w:rPr>
        <w:t>User Characteristics</w:t>
      </w:r>
      <w:bookmarkEnd w:id="28"/>
      <w:bookmarkEnd w:id="29"/>
      <w:bookmarkEnd w:id="30"/>
    </w:p>
    <w:p w:rsidR="0002036D" w:rsidRDefault="00135F72" w:rsidP="00135F72">
      <w:pPr>
        <w:rPr>
          <w:b/>
        </w:rPr>
      </w:pPr>
      <w:r w:rsidRPr="00135F72">
        <w:rPr>
          <w:b/>
        </w:rPr>
        <w:t xml:space="preserve">3.1.1 </w:t>
      </w:r>
      <w:r>
        <w:rPr>
          <w:b/>
        </w:rPr>
        <w:t xml:space="preserve">Security Engineer </w:t>
      </w:r>
    </w:p>
    <w:p w:rsidR="00135F72" w:rsidRDefault="00135F72" w:rsidP="00135F72">
      <w:r>
        <w:t xml:space="preserve">Security Engineers/Testers will make up most of the users of the application. IoTfuzzer </w:t>
      </w:r>
      <w:r w:rsidR="00D74EEB">
        <w:t>will provide a complete “Fuzz testing or Fuzzing platform” for users, security engineers would be able to exploit different vulnerabilities and flaws in different IoT.</w:t>
      </w:r>
    </w:p>
    <w:p w:rsidR="00D74EEB" w:rsidRDefault="00D74EEB" w:rsidP="00135F72"/>
    <w:p w:rsidR="00D74EEB" w:rsidRDefault="00D74EEB" w:rsidP="00135F72">
      <w:pPr>
        <w:rPr>
          <w:b/>
        </w:rPr>
      </w:pPr>
      <w:r w:rsidRPr="00135F72">
        <w:rPr>
          <w:b/>
        </w:rPr>
        <w:t xml:space="preserve">3.1.1 </w:t>
      </w:r>
      <w:r>
        <w:rPr>
          <w:b/>
        </w:rPr>
        <w:t>Dev</w:t>
      </w:r>
      <w:r w:rsidR="00BB48EF">
        <w:rPr>
          <w:b/>
        </w:rPr>
        <w:t>e</w:t>
      </w:r>
      <w:r>
        <w:rPr>
          <w:b/>
        </w:rPr>
        <w:t>lopers</w:t>
      </w:r>
    </w:p>
    <w:p w:rsidR="00D74EEB" w:rsidRPr="00135F72" w:rsidRDefault="00BB48EF" w:rsidP="00135F72">
      <w:r>
        <w:t>Developers would be able to use IoT fuzzer</w:t>
      </w:r>
      <w:r w:rsidR="00FB6F9F">
        <w:t>, for further extensions, addition of new protocols, addition of new devices and to spot bugs in their software.</w:t>
      </w:r>
      <w:r>
        <w:t xml:space="preserve"> </w:t>
      </w:r>
    </w:p>
    <w:p w:rsidR="004E5FC8" w:rsidRPr="009235AA" w:rsidRDefault="004E5FC8" w:rsidP="004E5FC8">
      <w:pPr>
        <w:pStyle w:val="BodyText"/>
      </w:pPr>
    </w:p>
    <w:p w:rsidR="004E5FC8" w:rsidRDefault="004E5FC8" w:rsidP="004E5FC8">
      <w:pPr>
        <w:pStyle w:val="Heading2"/>
        <w:rPr>
          <w:rFonts w:ascii="Times New Roman" w:hAnsi="Times New Roman" w:cs="Times New Roman"/>
        </w:rPr>
      </w:pPr>
      <w:bookmarkStart w:id="32" w:name="_Toc5527839"/>
      <w:bookmarkStart w:id="33" w:name="_Toc19544201"/>
      <w:bookmarkStart w:id="34" w:name="_Toc23336596"/>
      <w:r w:rsidRPr="008B57AF">
        <w:rPr>
          <w:rFonts w:ascii="Times New Roman" w:hAnsi="Times New Roman" w:cs="Times New Roman"/>
        </w:rPr>
        <w:t>Domain Overview</w:t>
      </w:r>
      <w:bookmarkEnd w:id="32"/>
      <w:bookmarkEnd w:id="33"/>
      <w:bookmarkEnd w:id="34"/>
    </w:p>
    <w:p w:rsidR="00310CE1" w:rsidRDefault="00DA065D" w:rsidP="00DA065D">
      <w:pPr>
        <w:jc w:val="both"/>
        <w:sectPr w:rsidR="00310CE1" w:rsidSect="00310CE1">
          <w:pgSz w:w="11909" w:h="16834" w:code="9"/>
          <w:pgMar w:top="1440" w:right="1440" w:bottom="1440" w:left="1440" w:header="720" w:footer="720" w:gutter="0"/>
          <w:cols w:space="720"/>
          <w:docGrid w:linePitch="360"/>
        </w:sectPr>
      </w:pPr>
      <w:r>
        <w:t>Our system will provide a</w:t>
      </w:r>
      <w:bookmarkStart w:id="35" w:name="_Toc5527840"/>
      <w:bookmarkStart w:id="36" w:name="_Toc975478"/>
      <w:bookmarkEnd w:id="31"/>
      <w:r>
        <w:t xml:space="preserve">n efficient monitoring tool which detects system crashes and bugs by applying the fuzzing technique. First user will have to connect to an app which can be done by providing IP and Port number of that app then user have to make a payload which can be custom made or user can use one of the built-in payloads and then set some fuzzing configurations such as setting depth etc. System can also provide an analysis report to user if user wants, otherwise, it will just show some metrics on runtime such as total crashes and number of cycles etc. </w:t>
      </w:r>
    </w:p>
    <w:p w:rsidR="004E5FC8" w:rsidRPr="008B57AF" w:rsidRDefault="004E5FC8">
      <w:pPr>
        <w:pStyle w:val="Heading1"/>
      </w:pPr>
      <w:bookmarkStart w:id="37" w:name="_Toc19544170"/>
      <w:bookmarkStart w:id="38" w:name="_Toc19544202"/>
      <w:bookmarkStart w:id="39" w:name="_Toc23336597"/>
      <w:r w:rsidRPr="008B57AF">
        <w:lastRenderedPageBreak/>
        <w:t>Functionality</w:t>
      </w:r>
      <w:bookmarkEnd w:id="35"/>
      <w:bookmarkEnd w:id="37"/>
      <w:bookmarkEnd w:id="38"/>
      <w:bookmarkEnd w:id="39"/>
    </w:p>
    <w:p w:rsidR="004E5FC8" w:rsidRPr="008B57AF" w:rsidRDefault="004E5FC8" w:rsidP="004E5FC8">
      <w:pPr>
        <w:pStyle w:val="Heading2"/>
        <w:rPr>
          <w:rFonts w:ascii="Times New Roman" w:hAnsi="Times New Roman" w:cs="Times New Roman"/>
        </w:rPr>
      </w:pPr>
      <w:bookmarkStart w:id="40" w:name="_Toc5527841"/>
      <w:bookmarkStart w:id="41" w:name="_Toc19544203"/>
      <w:bookmarkStart w:id="42" w:name="_Toc23336598"/>
      <w:r w:rsidRPr="008B57AF">
        <w:rPr>
          <w:rFonts w:ascii="Times New Roman" w:hAnsi="Times New Roman" w:cs="Times New Roman"/>
        </w:rPr>
        <w:t>Functional Requirements</w:t>
      </w:r>
      <w:bookmarkEnd w:id="40"/>
      <w:bookmarkEnd w:id="41"/>
      <w:bookmarkEnd w:id="42"/>
    </w:p>
    <w:p w:rsidR="00726E0A" w:rsidRDefault="00726E0A" w:rsidP="00C713E9">
      <w:pPr>
        <w:pStyle w:val="BodyText"/>
        <w:numPr>
          <w:ilvl w:val="0"/>
          <w:numId w:val="28"/>
        </w:numPr>
        <w:jc w:val="left"/>
      </w:pPr>
      <w:r>
        <w:t>The system shall allow the user to use different Network Protocols including TCP, UDP, HTTP, WiFi, CoAP, and MQTT etc. to communicate with IoT devices.</w:t>
      </w:r>
    </w:p>
    <w:p w:rsidR="00726E0A" w:rsidRDefault="00D22F90" w:rsidP="00C713E9">
      <w:pPr>
        <w:pStyle w:val="BodyText"/>
        <w:numPr>
          <w:ilvl w:val="0"/>
          <w:numId w:val="28"/>
        </w:numPr>
        <w:jc w:val="left"/>
      </w:pPr>
      <w:r>
        <w:t>The system</w:t>
      </w:r>
      <w:r w:rsidR="00726E0A">
        <w:t xml:space="preserve"> must generate log files for a fuzzing session.</w:t>
      </w:r>
    </w:p>
    <w:p w:rsidR="00726E0A" w:rsidRDefault="00726E0A" w:rsidP="00C713E9">
      <w:pPr>
        <w:pStyle w:val="BodyText"/>
        <w:numPr>
          <w:ilvl w:val="0"/>
          <w:numId w:val="28"/>
        </w:numPr>
        <w:jc w:val="left"/>
      </w:pPr>
      <w:r>
        <w:t>The system shall allow the user to perform mutation-based fuzzing on the IoT system.</w:t>
      </w:r>
    </w:p>
    <w:p w:rsidR="00726E0A" w:rsidRPr="00E85991" w:rsidRDefault="00726E0A" w:rsidP="00C713E9">
      <w:pPr>
        <w:pStyle w:val="BodyText"/>
        <w:numPr>
          <w:ilvl w:val="0"/>
          <w:numId w:val="28"/>
        </w:numPr>
        <w:jc w:val="left"/>
      </w:pPr>
      <w:r w:rsidRPr="00E85991">
        <w:t>The system shall allow the user to upload seed from file</w:t>
      </w:r>
    </w:p>
    <w:p w:rsidR="00726E0A" w:rsidRPr="00E85991" w:rsidRDefault="00726E0A" w:rsidP="00C713E9">
      <w:pPr>
        <w:pStyle w:val="BodyText"/>
        <w:numPr>
          <w:ilvl w:val="0"/>
          <w:numId w:val="28"/>
        </w:numPr>
        <w:jc w:val="left"/>
      </w:pPr>
      <w:r w:rsidRPr="00E85991">
        <w:t>The system shall allow the user to connect to IoT devices. For connection a user will provide target device’s IP and Port</w:t>
      </w:r>
    </w:p>
    <w:p w:rsidR="00726E0A" w:rsidRDefault="00726E0A" w:rsidP="00C713E9">
      <w:pPr>
        <w:pStyle w:val="BodyText"/>
        <w:numPr>
          <w:ilvl w:val="0"/>
          <w:numId w:val="28"/>
        </w:numPr>
        <w:jc w:val="left"/>
      </w:pPr>
      <w:r>
        <w:t>The application must be able to select optimal test cases from seed files, to select maximum code coverage in IoT device.</w:t>
      </w:r>
    </w:p>
    <w:p w:rsidR="00726E0A" w:rsidRDefault="00726E0A" w:rsidP="00C713E9">
      <w:pPr>
        <w:pStyle w:val="BodyText"/>
        <w:numPr>
          <w:ilvl w:val="0"/>
          <w:numId w:val="28"/>
        </w:numPr>
        <w:jc w:val="left"/>
      </w:pPr>
      <w:r>
        <w:t>The system shall allow the user to do generation-based fuzzing dependent on input structure of the IoT system.</w:t>
      </w:r>
    </w:p>
    <w:p w:rsidR="00726E0A" w:rsidRPr="00E85991" w:rsidRDefault="00726E0A" w:rsidP="00C713E9">
      <w:pPr>
        <w:pStyle w:val="BodyText"/>
        <w:numPr>
          <w:ilvl w:val="0"/>
          <w:numId w:val="28"/>
        </w:numPr>
        <w:jc w:val="left"/>
      </w:pPr>
      <w:r w:rsidRPr="00E85991">
        <w:t>The system shall allow the user to save crash reports like buffer overflow, Dos and memory corruption (if any occurs during the fuzzing session).</w:t>
      </w:r>
    </w:p>
    <w:p w:rsidR="00726E0A" w:rsidRDefault="00726E0A" w:rsidP="00C713E9">
      <w:pPr>
        <w:pStyle w:val="BodyText"/>
        <w:numPr>
          <w:ilvl w:val="0"/>
          <w:numId w:val="28"/>
        </w:numPr>
        <w:jc w:val="left"/>
      </w:pPr>
      <w:r>
        <w:t>The system shall allow the user to send payload to target IoT device connected to the host system.</w:t>
      </w:r>
    </w:p>
    <w:p w:rsidR="00726E0A" w:rsidRDefault="00726E0A" w:rsidP="00C713E9">
      <w:pPr>
        <w:pStyle w:val="BodyText"/>
        <w:numPr>
          <w:ilvl w:val="0"/>
          <w:numId w:val="28"/>
        </w:numPr>
        <w:jc w:val="left"/>
      </w:pPr>
      <w:r>
        <w:t>The system shall allow the user to hook payload to specific protocol in the target IoT device.</w:t>
      </w:r>
    </w:p>
    <w:p w:rsidR="00726E0A" w:rsidRDefault="00726E0A" w:rsidP="00C713E9">
      <w:pPr>
        <w:pStyle w:val="BodyText"/>
        <w:numPr>
          <w:ilvl w:val="0"/>
          <w:numId w:val="28"/>
        </w:numPr>
        <w:jc w:val="left"/>
      </w:pPr>
      <w:r>
        <w:t>The system must be able to display current map coverage, mutations, and stage and cycle progress.</w:t>
      </w:r>
    </w:p>
    <w:p w:rsidR="00726E0A" w:rsidRDefault="00726E0A" w:rsidP="00C713E9">
      <w:pPr>
        <w:pStyle w:val="BodyText"/>
        <w:numPr>
          <w:ilvl w:val="0"/>
          <w:numId w:val="28"/>
        </w:numPr>
        <w:jc w:val="left"/>
      </w:pPr>
      <w:r>
        <w:t>The system shall allow the user to test connection with the target IoT device, whether device is receiving messages from the host systems or not.</w:t>
      </w:r>
    </w:p>
    <w:p w:rsidR="00726E0A" w:rsidRDefault="00726E0A" w:rsidP="00C713E9">
      <w:pPr>
        <w:pStyle w:val="BodyText"/>
        <w:numPr>
          <w:ilvl w:val="0"/>
          <w:numId w:val="28"/>
        </w:numPr>
        <w:jc w:val="left"/>
      </w:pPr>
      <w:r>
        <w:t>The system must be able to receive feedback from the target system, the response generated for the given input, any crashes or bugs spotted in the target system.</w:t>
      </w:r>
    </w:p>
    <w:p w:rsidR="00726E0A" w:rsidRDefault="00726E0A" w:rsidP="00C713E9">
      <w:pPr>
        <w:pStyle w:val="BodyText"/>
        <w:numPr>
          <w:ilvl w:val="0"/>
          <w:numId w:val="28"/>
        </w:numPr>
        <w:jc w:val="left"/>
      </w:pPr>
      <w:r>
        <w:t>The system must be able to save test cases that caused crash with unique identifiers.</w:t>
      </w:r>
    </w:p>
    <w:p w:rsidR="00726E0A" w:rsidRDefault="00726E0A" w:rsidP="00C713E9">
      <w:pPr>
        <w:pStyle w:val="BodyText"/>
        <w:numPr>
          <w:ilvl w:val="0"/>
          <w:numId w:val="28"/>
        </w:numPr>
        <w:jc w:val="left"/>
      </w:pPr>
      <w:r>
        <w:t xml:space="preserve">The </w:t>
      </w:r>
      <w:r w:rsidR="00D22F90">
        <w:t>system</w:t>
      </w:r>
      <w:r>
        <w:t xml:space="preserve"> must show overall statistics for the test session.</w:t>
      </w:r>
    </w:p>
    <w:p w:rsidR="00726E0A" w:rsidRPr="00E85991" w:rsidRDefault="00726E0A" w:rsidP="00C713E9">
      <w:pPr>
        <w:pStyle w:val="BodyText"/>
        <w:numPr>
          <w:ilvl w:val="0"/>
          <w:numId w:val="28"/>
        </w:numPr>
        <w:jc w:val="left"/>
      </w:pPr>
      <w:r>
        <w:t xml:space="preserve">The </w:t>
      </w:r>
      <w:r w:rsidR="00D22F90">
        <w:t>system</w:t>
      </w:r>
      <w:r>
        <w:t xml:space="preserve"> must display history of fuzzing, previous test done etc.</w:t>
      </w:r>
      <w:r w:rsidRPr="00E85991">
        <w:rPr>
          <w:color w:val="7030A0"/>
        </w:rPr>
        <w:t>.</w:t>
      </w:r>
    </w:p>
    <w:p w:rsidR="004E5FC8" w:rsidRPr="00E85991" w:rsidRDefault="00726E0A" w:rsidP="00C713E9">
      <w:pPr>
        <w:pStyle w:val="BodyText"/>
        <w:numPr>
          <w:ilvl w:val="0"/>
          <w:numId w:val="28"/>
        </w:numPr>
        <w:jc w:val="left"/>
      </w:pPr>
      <w:r w:rsidRPr="00E85991">
        <w:t xml:space="preserve">The </w:t>
      </w:r>
      <w:r w:rsidR="00D22F90" w:rsidRPr="00E85991">
        <w:t>system</w:t>
      </w:r>
      <w:r w:rsidRPr="00E85991">
        <w:t xml:space="preserve"> must be able to run child processes on multiple cores, depending on fuzzing.</w:t>
      </w:r>
    </w:p>
    <w:p w:rsidR="004E5FC8" w:rsidRPr="008B57AF" w:rsidRDefault="004E5FC8" w:rsidP="004E5FC8">
      <w:pPr>
        <w:pStyle w:val="Heading2"/>
        <w:rPr>
          <w:rFonts w:ascii="Times New Roman" w:hAnsi="Times New Roman" w:cs="Times New Roman"/>
        </w:rPr>
      </w:pPr>
      <w:bookmarkStart w:id="43" w:name="_Toc5527842"/>
      <w:bookmarkStart w:id="44" w:name="_Toc19544204"/>
      <w:bookmarkStart w:id="45" w:name="_Toc23336599"/>
      <w:r w:rsidRPr="008B57AF">
        <w:rPr>
          <w:rFonts w:ascii="Times New Roman" w:hAnsi="Times New Roman" w:cs="Times New Roman"/>
        </w:rPr>
        <w:t>Non-Functional Requirements</w:t>
      </w:r>
      <w:bookmarkEnd w:id="43"/>
      <w:bookmarkEnd w:id="44"/>
      <w:bookmarkEnd w:id="45"/>
    </w:p>
    <w:p w:rsidR="00804A0B" w:rsidRDefault="00C713E9" w:rsidP="00C713E9">
      <w:pPr>
        <w:pStyle w:val="Heading3"/>
      </w:pPr>
      <w:bookmarkStart w:id="46" w:name="_Toc5527843"/>
      <w:r>
        <w:t>Usability:</w:t>
      </w:r>
    </w:p>
    <w:p w:rsidR="00C713E9" w:rsidRDefault="00C713E9" w:rsidP="00C713E9">
      <w:pPr>
        <w:jc w:val="both"/>
      </w:pPr>
      <w:r>
        <w:t>The interface shall be user friendly and easy to use. Simple English shall be used. There will be clear error message when the system does not respond or crashes, error message will provide directions what to do. Also, a walkthrough video shall be available for user to get guidance of how to use the system if they stuck at something.</w:t>
      </w:r>
    </w:p>
    <w:p w:rsidR="00C713E9" w:rsidRDefault="00C713E9" w:rsidP="00C713E9">
      <w:pPr>
        <w:pStyle w:val="Heading3"/>
      </w:pPr>
      <w:r>
        <w:lastRenderedPageBreak/>
        <w:t>Performance:</w:t>
      </w:r>
    </w:p>
    <w:p w:rsidR="00C713E9" w:rsidRDefault="00C713E9" w:rsidP="00C713E9">
      <w:r>
        <w:t xml:space="preserve">The system shall make good use of processor cores and CPU cycles to optimize the fuzzing and no of </w:t>
      </w:r>
      <w:r w:rsidR="003E0A78">
        <w:t>tests per min. Also, system shall update all the plots after every second.</w:t>
      </w:r>
    </w:p>
    <w:p w:rsidR="003E0A78" w:rsidRDefault="003E0A78" w:rsidP="003E0A78">
      <w:pPr>
        <w:pStyle w:val="Heading3"/>
      </w:pPr>
      <w:r>
        <w:t>Extensibility</w:t>
      </w:r>
    </w:p>
    <w:p w:rsidR="003E0A78" w:rsidRDefault="003E0A78" w:rsidP="003E0A78">
      <w:r>
        <w:t>The system shall use modular approach so that adding new module of a new feature will not cause any major problem with previously added modules</w:t>
      </w:r>
    </w:p>
    <w:p w:rsidR="003E0A78" w:rsidRPr="003E0A78" w:rsidRDefault="003E0A78" w:rsidP="003E0A78">
      <w:pPr>
        <w:pStyle w:val="Heading3"/>
      </w:pPr>
    </w:p>
    <w:p w:rsidR="004E5FC8" w:rsidRPr="008B57AF" w:rsidRDefault="004E5FC8" w:rsidP="004E5FC8">
      <w:pPr>
        <w:pStyle w:val="Heading2"/>
        <w:rPr>
          <w:rFonts w:ascii="Times New Roman" w:hAnsi="Times New Roman" w:cs="Times New Roman"/>
        </w:rPr>
      </w:pPr>
      <w:bookmarkStart w:id="47" w:name="_Toc19544205"/>
      <w:bookmarkStart w:id="48" w:name="_Toc23336600"/>
      <w:bookmarkStart w:id="49" w:name="_GoBack"/>
      <w:bookmarkEnd w:id="49"/>
      <w:r w:rsidRPr="008B57AF">
        <w:rPr>
          <w:rFonts w:ascii="Times New Roman" w:hAnsi="Times New Roman" w:cs="Times New Roman"/>
        </w:rPr>
        <w:t>Assumptions</w:t>
      </w:r>
      <w:bookmarkEnd w:id="46"/>
      <w:bookmarkEnd w:id="47"/>
      <w:bookmarkEnd w:id="48"/>
    </w:p>
    <w:p w:rsidR="005E7F43" w:rsidRDefault="005E7F43" w:rsidP="005E7F43">
      <w:pPr>
        <w:pStyle w:val="BodyText"/>
      </w:pPr>
    </w:p>
    <w:p w:rsidR="005E7F43" w:rsidRPr="009235AA" w:rsidRDefault="005E7F43" w:rsidP="005E7F43">
      <w:pPr>
        <w:pStyle w:val="BodyText"/>
        <w:rPr>
          <w:ins w:id="50" w:author="Lenovo" w:date="2020-10-27T12:32:00Z"/>
        </w:rPr>
      </w:pPr>
    </w:p>
    <w:p w:rsidR="00310CE1" w:rsidRDefault="00310CE1" w:rsidP="005E7F43">
      <w:pPr>
        <w:pStyle w:val="BodyText"/>
        <w:numPr>
          <w:ilvl w:val="0"/>
          <w:numId w:val="4"/>
        </w:numPr>
        <w:sectPr w:rsidR="00310CE1" w:rsidSect="003D48EB">
          <w:pgSz w:w="11909" w:h="16834" w:code="9"/>
          <w:pgMar w:top="1440" w:right="1440" w:bottom="1440" w:left="1440" w:header="720" w:footer="720" w:gutter="0"/>
          <w:cols w:space="720"/>
          <w:docGrid w:linePitch="360"/>
        </w:sectPr>
        <w:pPrChange w:id="51" w:author="Lenovo" w:date="2020-10-27T12:31:00Z">
          <w:pPr>
            <w:pStyle w:val="Heading1"/>
          </w:pPr>
        </w:pPrChange>
      </w:pPr>
      <w:bookmarkStart w:id="52" w:name="_Toc5527844"/>
      <w:bookmarkStart w:id="53" w:name="_Toc975479"/>
      <w:bookmarkEnd w:id="36"/>
    </w:p>
    <w:p w:rsidR="004E5FC8" w:rsidRPr="008B57AF" w:rsidRDefault="004E5FC8">
      <w:pPr>
        <w:pStyle w:val="Heading1"/>
      </w:pPr>
      <w:bookmarkStart w:id="54" w:name="_Toc19544171"/>
      <w:bookmarkStart w:id="55" w:name="_Toc19544206"/>
      <w:bookmarkStart w:id="56" w:name="_Toc23336601"/>
      <w:r w:rsidRPr="008B57AF">
        <w:lastRenderedPageBreak/>
        <w:t>System Architecture</w:t>
      </w:r>
      <w:bookmarkEnd w:id="52"/>
      <w:bookmarkEnd w:id="54"/>
      <w:bookmarkEnd w:id="55"/>
      <w:bookmarkEnd w:id="56"/>
    </w:p>
    <w:p w:rsidR="00FB6F9F" w:rsidRDefault="00FB6F9F" w:rsidP="00FB6F9F">
      <w:pPr>
        <w:pStyle w:val="BodyText"/>
      </w:pPr>
      <w:r>
        <w:t>Our system will use client-server model. The client-server model describes how a server</w:t>
      </w:r>
    </w:p>
    <w:p w:rsidR="00B554AE" w:rsidRDefault="00FB6F9F" w:rsidP="00FB6F9F">
      <w:pPr>
        <w:pStyle w:val="BodyText"/>
      </w:pPr>
      <w:r>
        <w:t>provides resources and services to one or more clients. The re</w:t>
      </w:r>
      <w:r w:rsidR="00B554AE">
        <w:t>ason to use client-server model</w:t>
      </w:r>
    </w:p>
    <w:p w:rsidR="00B554AE" w:rsidRDefault="00FB6F9F" w:rsidP="00FB6F9F">
      <w:pPr>
        <w:pStyle w:val="BodyText"/>
      </w:pPr>
      <w:r>
        <w:t xml:space="preserve">is because our system is not a shared resource, moreover </w:t>
      </w:r>
      <w:r w:rsidR="00B554AE">
        <w:t xml:space="preserve">, the system has to be platform </w:t>
      </w:r>
    </w:p>
    <w:p w:rsidR="004E5FC8" w:rsidRDefault="00FB6F9F" w:rsidP="00FB6F9F">
      <w:pPr>
        <w:pStyle w:val="BodyText"/>
      </w:pPr>
      <w:r>
        <w:t>independent</w:t>
      </w:r>
      <w:r w:rsidR="00B554AE">
        <w:t xml:space="preserve"> i.e it would work on both windows and Linux. </w:t>
      </w:r>
    </w:p>
    <w:p w:rsidR="00B554AE" w:rsidRDefault="00B554AE" w:rsidP="00FB6F9F">
      <w:pPr>
        <w:pStyle w:val="BodyText"/>
      </w:pPr>
    </w:p>
    <w:p w:rsidR="00B554AE" w:rsidRDefault="00B554AE" w:rsidP="00FB6F9F">
      <w:pPr>
        <w:pStyle w:val="BodyText"/>
      </w:pPr>
      <w:r>
        <w:t xml:space="preserve">There would be three layers for the client-server architecture application layer, presentation </w:t>
      </w:r>
    </w:p>
    <w:p w:rsidR="00B554AE" w:rsidRDefault="00B554AE" w:rsidP="00FB6F9F">
      <w:pPr>
        <w:pStyle w:val="BodyText"/>
      </w:pPr>
      <w:r>
        <w:t>layer and server with a Fuzzing Engine.</w:t>
      </w:r>
    </w:p>
    <w:p w:rsidR="00C83463" w:rsidRDefault="00C83463" w:rsidP="00FB6F9F">
      <w:pPr>
        <w:pStyle w:val="BodyText"/>
      </w:pPr>
    </w:p>
    <w:p w:rsidR="00C83463" w:rsidRPr="00C83463" w:rsidRDefault="00C83463" w:rsidP="00C83463">
      <w:pPr>
        <w:pStyle w:val="BodyText"/>
        <w:rPr>
          <w:b/>
          <w:sz w:val="28"/>
          <w:szCs w:val="28"/>
        </w:rPr>
      </w:pPr>
      <w:r w:rsidRPr="00C83463">
        <w:rPr>
          <w:b/>
          <w:sz w:val="28"/>
          <w:szCs w:val="28"/>
        </w:rPr>
        <w:t>7.1 Presentation layer</w:t>
      </w:r>
    </w:p>
    <w:p w:rsidR="00C83463" w:rsidRDefault="00C83463" w:rsidP="00C83463">
      <w:pPr>
        <w:pStyle w:val="BodyText"/>
      </w:pPr>
      <w:r>
        <w:t>Presentation layer is the interface provided for user interaction.</w:t>
      </w:r>
    </w:p>
    <w:p w:rsidR="00C83463" w:rsidRPr="00C83463" w:rsidRDefault="00C83463" w:rsidP="00C83463">
      <w:pPr>
        <w:pStyle w:val="BodyText"/>
        <w:rPr>
          <w:b/>
          <w:sz w:val="28"/>
        </w:rPr>
      </w:pPr>
      <w:r w:rsidRPr="00C83463">
        <w:rPr>
          <w:b/>
          <w:sz w:val="28"/>
        </w:rPr>
        <w:t>7.2 Application layer</w:t>
      </w:r>
    </w:p>
    <w:p w:rsidR="00C83463" w:rsidRDefault="00C83463" w:rsidP="00C83463">
      <w:pPr>
        <w:pStyle w:val="BodyText"/>
      </w:pPr>
      <w:r>
        <w:t>Application layer deals with the functionalities of the system.</w:t>
      </w:r>
    </w:p>
    <w:p w:rsidR="00C83463" w:rsidRPr="00C83463" w:rsidRDefault="00C83463" w:rsidP="00C83463">
      <w:pPr>
        <w:pStyle w:val="BodyText"/>
        <w:rPr>
          <w:b/>
          <w:sz w:val="28"/>
        </w:rPr>
      </w:pPr>
      <w:r w:rsidRPr="00C83463">
        <w:rPr>
          <w:b/>
          <w:sz w:val="28"/>
        </w:rPr>
        <w:t>7.3 Database layer</w:t>
      </w:r>
    </w:p>
    <w:p w:rsidR="00C83463" w:rsidRDefault="00C83463" w:rsidP="00C83463">
      <w:pPr>
        <w:pStyle w:val="BodyText"/>
      </w:pPr>
      <w:r>
        <w:t>Database layer deals with all the databases of the system.</w:t>
      </w:r>
    </w:p>
    <w:p w:rsidR="00B554AE" w:rsidRDefault="00C83463" w:rsidP="00FB6F9F">
      <w:pPr>
        <w:pStyle w:val="BodyText"/>
      </w:pPr>
      <w:r>
        <w:rPr>
          <w:noProof/>
        </w:rPr>
        <w:drawing>
          <wp:inline distT="0" distB="0" distL="0" distR="0" wp14:anchorId="55AE76D8" wp14:editId="21122752">
            <wp:extent cx="5733415" cy="349123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491230"/>
                    </a:xfrm>
                    <a:prstGeom prst="rect">
                      <a:avLst/>
                    </a:prstGeom>
                  </pic:spPr>
                </pic:pic>
              </a:graphicData>
            </a:graphic>
          </wp:inline>
        </w:drawing>
      </w:r>
    </w:p>
    <w:p w:rsidR="00B554AE" w:rsidRPr="009235AA" w:rsidRDefault="00B554AE" w:rsidP="00FB6F9F">
      <w:pPr>
        <w:pStyle w:val="BodyText"/>
      </w:pPr>
      <w:r>
        <w:t xml:space="preserve"> </w:t>
      </w:r>
    </w:p>
    <w:p w:rsidR="00310CE1" w:rsidRDefault="00310CE1">
      <w:pPr>
        <w:pStyle w:val="Heading1"/>
        <w:sectPr w:rsidR="00310CE1" w:rsidSect="003D48EB">
          <w:pgSz w:w="11909" w:h="16834" w:code="9"/>
          <w:pgMar w:top="1440" w:right="1440" w:bottom="1440" w:left="1440" w:header="720" w:footer="720" w:gutter="0"/>
          <w:cols w:space="720"/>
          <w:docGrid w:linePitch="360"/>
        </w:sectPr>
      </w:pPr>
      <w:bookmarkStart w:id="57" w:name="_Toc5527845"/>
    </w:p>
    <w:p w:rsidR="004E5FC8" w:rsidRDefault="004E5FC8">
      <w:pPr>
        <w:pStyle w:val="Heading1"/>
      </w:pPr>
      <w:bookmarkStart w:id="58" w:name="_Toc19544172"/>
      <w:bookmarkStart w:id="59" w:name="_Toc19544207"/>
      <w:bookmarkStart w:id="60" w:name="_Toc23336602"/>
      <w:r w:rsidRPr="008B57AF">
        <w:lastRenderedPageBreak/>
        <w:t>Use Cases</w:t>
      </w:r>
      <w:bookmarkEnd w:id="57"/>
      <w:bookmarkEnd w:id="58"/>
      <w:bookmarkEnd w:id="59"/>
      <w:bookmarkEnd w:id="60"/>
    </w:p>
    <w:p w:rsidR="00266CA9" w:rsidRPr="0089503A" w:rsidRDefault="00266CA9" w:rsidP="00266CA9">
      <w:pPr>
        <w:pStyle w:val="Heading2"/>
        <w:rPr>
          <w:rFonts w:ascii="Times New Roman" w:hAnsi="Times New Roman" w:cs="Times New Roman"/>
        </w:rPr>
      </w:pPr>
      <w:r>
        <w:rPr>
          <w:rFonts w:ascii="Times New Roman" w:hAnsi="Times New Roman" w:cs="Times New Roman"/>
        </w:rPr>
        <w:t>Connect to an IoT Device</w:t>
      </w:r>
    </w:p>
    <w:p w:rsidR="00266CA9" w:rsidRPr="00FF07DD" w:rsidRDefault="00266CA9" w:rsidP="00266CA9">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66CA9" w:rsidRPr="00FF07DD" w:rsidTr="00515D09">
        <w:trPr>
          <w:trHeight w:val="420"/>
        </w:trPr>
        <w:tc>
          <w:tcPr>
            <w:tcW w:w="1525" w:type="dxa"/>
            <w:gridSpan w:val="2"/>
          </w:tcPr>
          <w:p w:rsidR="00266CA9" w:rsidRPr="00FF07DD" w:rsidRDefault="00266CA9" w:rsidP="002244B0">
            <w:pPr>
              <w:pStyle w:val="TableHeader"/>
            </w:pPr>
            <w:r w:rsidRPr="00FF07DD">
              <w:t>Name</w:t>
            </w:r>
          </w:p>
        </w:tc>
        <w:tc>
          <w:tcPr>
            <w:tcW w:w="7555" w:type="dxa"/>
            <w:gridSpan w:val="3"/>
          </w:tcPr>
          <w:p w:rsidR="00266CA9" w:rsidRPr="00FF07DD" w:rsidRDefault="00266CA9" w:rsidP="00515D09">
            <w:pPr>
              <w:widowControl w:val="0"/>
              <w:rPr>
                <w:color w:val="000000" w:themeColor="text1"/>
              </w:rPr>
            </w:pPr>
            <w:r>
              <w:rPr>
                <w:color w:val="000000" w:themeColor="text1"/>
              </w:rPr>
              <w:t>Connect to an IoT Device</w:t>
            </w:r>
          </w:p>
        </w:tc>
      </w:tr>
      <w:tr w:rsidR="00266CA9" w:rsidRPr="00FF07DD" w:rsidTr="00515D09">
        <w:trPr>
          <w:trHeight w:val="420"/>
        </w:trPr>
        <w:tc>
          <w:tcPr>
            <w:tcW w:w="1525" w:type="dxa"/>
            <w:gridSpan w:val="2"/>
          </w:tcPr>
          <w:p w:rsidR="00266CA9" w:rsidRPr="00FF07DD" w:rsidRDefault="00266CA9" w:rsidP="002244B0">
            <w:pPr>
              <w:pStyle w:val="TableHeader"/>
              <w:rPr>
                <w:sz w:val="18"/>
              </w:rPr>
            </w:pPr>
            <w:r w:rsidRPr="0089503A">
              <w:t>Actors</w:t>
            </w:r>
          </w:p>
        </w:tc>
        <w:tc>
          <w:tcPr>
            <w:tcW w:w="7555" w:type="dxa"/>
            <w:gridSpan w:val="3"/>
          </w:tcPr>
          <w:p w:rsidR="00266CA9" w:rsidRPr="00FF07DD" w:rsidRDefault="00266CA9" w:rsidP="00515D09">
            <w:pPr>
              <w:widowControl w:val="0"/>
              <w:rPr>
                <w:color w:val="000000" w:themeColor="text1"/>
              </w:rPr>
            </w:pPr>
            <w:r>
              <w:rPr>
                <w:color w:val="000000" w:themeColor="text1"/>
              </w:rPr>
              <w:t>User</w:t>
            </w:r>
          </w:p>
        </w:tc>
      </w:tr>
      <w:tr w:rsidR="00266CA9" w:rsidRPr="00FF07DD" w:rsidTr="00515D09">
        <w:trPr>
          <w:trHeight w:val="420"/>
        </w:trPr>
        <w:tc>
          <w:tcPr>
            <w:tcW w:w="1525" w:type="dxa"/>
            <w:gridSpan w:val="2"/>
          </w:tcPr>
          <w:p w:rsidR="00266CA9" w:rsidRPr="00FF07DD" w:rsidRDefault="00266CA9" w:rsidP="002244B0">
            <w:pPr>
              <w:pStyle w:val="TableHeader"/>
              <w:rPr>
                <w:sz w:val="18"/>
              </w:rPr>
            </w:pPr>
            <w:r w:rsidRPr="0089503A">
              <w:t>Summary</w:t>
            </w:r>
          </w:p>
        </w:tc>
        <w:tc>
          <w:tcPr>
            <w:tcW w:w="7555" w:type="dxa"/>
            <w:gridSpan w:val="3"/>
          </w:tcPr>
          <w:p w:rsidR="00266CA9" w:rsidRPr="00FF07DD" w:rsidRDefault="00266CA9" w:rsidP="00515D09">
            <w:pPr>
              <w:widowControl w:val="0"/>
              <w:rPr>
                <w:color w:val="000000" w:themeColor="text1"/>
              </w:rPr>
            </w:pPr>
            <w:r>
              <w:rPr>
                <w:color w:val="000000" w:themeColor="text1"/>
              </w:rPr>
              <w:t xml:space="preserve">The user shall provide the target IoT device’s IP address and Port number and </w:t>
            </w:r>
            <w:r w:rsidR="00E92EA2">
              <w:rPr>
                <w:color w:val="000000" w:themeColor="text1"/>
              </w:rPr>
              <w:t xml:space="preserve">system will send packets to that IP and Port that </w:t>
            </w:r>
          </w:p>
        </w:tc>
      </w:tr>
      <w:tr w:rsidR="00266CA9" w:rsidRPr="00FF07DD" w:rsidTr="00515D09">
        <w:trPr>
          <w:trHeight w:val="420"/>
        </w:trPr>
        <w:tc>
          <w:tcPr>
            <w:tcW w:w="1525" w:type="dxa"/>
            <w:gridSpan w:val="2"/>
          </w:tcPr>
          <w:p w:rsidR="00266CA9" w:rsidRPr="00FF07DD" w:rsidRDefault="00266CA9" w:rsidP="002244B0">
            <w:pPr>
              <w:pStyle w:val="TableHeader"/>
              <w:rPr>
                <w:sz w:val="18"/>
              </w:rPr>
            </w:pPr>
            <w:r w:rsidRPr="0089503A">
              <w:t>Pre-Conditions</w:t>
            </w:r>
          </w:p>
        </w:tc>
        <w:tc>
          <w:tcPr>
            <w:tcW w:w="7555" w:type="dxa"/>
            <w:gridSpan w:val="3"/>
          </w:tcPr>
          <w:p w:rsidR="00266CA9" w:rsidRPr="00FF07DD" w:rsidRDefault="00266CA9" w:rsidP="00515D09">
            <w:pPr>
              <w:widowControl w:val="0"/>
              <w:rPr>
                <w:color w:val="000000" w:themeColor="text1"/>
              </w:rPr>
            </w:pPr>
            <w:r w:rsidRPr="00FF07DD">
              <w:rPr>
                <w:color w:val="000000" w:themeColor="text1"/>
              </w:rPr>
              <w:t>The user must be in the database records either added by any of the authorized users or added manually by a developer.</w:t>
            </w:r>
          </w:p>
          <w:p w:rsidR="00266CA9" w:rsidRPr="00FF07DD" w:rsidRDefault="00266CA9" w:rsidP="00515D09">
            <w:pPr>
              <w:widowControl w:val="0"/>
              <w:rPr>
                <w:color w:val="000000" w:themeColor="text1"/>
              </w:rPr>
            </w:pPr>
            <w:r w:rsidRPr="00FF07DD">
              <w:rPr>
                <w:color w:val="000000" w:themeColor="text1"/>
              </w:rPr>
              <w:t>The user must not already be logged in.</w:t>
            </w:r>
          </w:p>
        </w:tc>
      </w:tr>
      <w:tr w:rsidR="00266CA9" w:rsidRPr="00FF07DD" w:rsidTr="00515D09">
        <w:trPr>
          <w:trHeight w:val="420"/>
        </w:trPr>
        <w:tc>
          <w:tcPr>
            <w:tcW w:w="1525" w:type="dxa"/>
            <w:gridSpan w:val="2"/>
          </w:tcPr>
          <w:p w:rsidR="00266CA9" w:rsidRPr="00FF07DD" w:rsidRDefault="00266CA9" w:rsidP="002244B0">
            <w:pPr>
              <w:pStyle w:val="TableHeader"/>
              <w:rPr>
                <w:sz w:val="18"/>
              </w:rPr>
            </w:pPr>
            <w:r w:rsidRPr="0089503A">
              <w:t>Post-Conditions</w:t>
            </w:r>
          </w:p>
        </w:tc>
        <w:tc>
          <w:tcPr>
            <w:tcW w:w="7555" w:type="dxa"/>
            <w:gridSpan w:val="3"/>
          </w:tcPr>
          <w:p w:rsidR="00266CA9" w:rsidRPr="00FF07DD" w:rsidRDefault="00266CA9" w:rsidP="00515D09">
            <w:pPr>
              <w:widowControl w:val="0"/>
              <w:rPr>
                <w:color w:val="000000" w:themeColor="text1"/>
              </w:rPr>
            </w:pPr>
            <w:r w:rsidRPr="00FF07DD">
              <w:rPr>
                <w:color w:val="000000" w:themeColor="text1"/>
              </w:rPr>
              <w:t>The user’s session is successfully established and shall be redirected to the home page.</w:t>
            </w:r>
          </w:p>
        </w:tc>
      </w:tr>
      <w:tr w:rsidR="00266CA9" w:rsidRPr="00FF07DD" w:rsidTr="00515D09">
        <w:trPr>
          <w:trHeight w:val="420"/>
        </w:trPr>
        <w:tc>
          <w:tcPr>
            <w:tcW w:w="1525" w:type="dxa"/>
            <w:gridSpan w:val="2"/>
          </w:tcPr>
          <w:p w:rsidR="00266CA9" w:rsidRPr="0089503A" w:rsidRDefault="00266CA9" w:rsidP="002244B0">
            <w:pPr>
              <w:pStyle w:val="TableHeader"/>
            </w:pPr>
            <w:r>
              <w:t>Special Requirements</w:t>
            </w:r>
          </w:p>
        </w:tc>
        <w:tc>
          <w:tcPr>
            <w:tcW w:w="7555" w:type="dxa"/>
            <w:gridSpan w:val="3"/>
          </w:tcPr>
          <w:p w:rsidR="00266CA9" w:rsidRPr="00FF07DD" w:rsidRDefault="00266CA9" w:rsidP="00515D09">
            <w:pPr>
              <w:widowControl w:val="0"/>
              <w:rPr>
                <w:color w:val="000000" w:themeColor="text1"/>
              </w:rPr>
            </w:pPr>
            <w:r>
              <w:rPr>
                <w:color w:val="000000" w:themeColor="text1"/>
              </w:rPr>
              <w:t>None</w:t>
            </w:r>
          </w:p>
        </w:tc>
      </w:tr>
      <w:tr w:rsidR="00266CA9" w:rsidRPr="00FF07DD" w:rsidTr="00515D09">
        <w:trPr>
          <w:trHeight w:val="420"/>
        </w:trPr>
        <w:tc>
          <w:tcPr>
            <w:tcW w:w="9080" w:type="dxa"/>
            <w:gridSpan w:val="5"/>
          </w:tcPr>
          <w:p w:rsidR="00266CA9" w:rsidRPr="00FF07DD" w:rsidRDefault="00266CA9" w:rsidP="002244B0">
            <w:pPr>
              <w:pStyle w:val="TableHeader"/>
            </w:pPr>
            <w:r>
              <w:t>Basic Flow</w:t>
            </w:r>
          </w:p>
        </w:tc>
      </w:tr>
      <w:tr w:rsidR="00266CA9" w:rsidRPr="00FF07DD" w:rsidTr="00515D09">
        <w:trPr>
          <w:trHeight w:val="420"/>
        </w:trPr>
        <w:tc>
          <w:tcPr>
            <w:tcW w:w="4405" w:type="dxa"/>
            <w:gridSpan w:val="3"/>
          </w:tcPr>
          <w:p w:rsidR="00266CA9" w:rsidRPr="0089503A" w:rsidRDefault="00266CA9" w:rsidP="002244B0">
            <w:pPr>
              <w:pStyle w:val="TableHeader"/>
            </w:pPr>
            <w:r w:rsidRPr="0089503A">
              <w:t>Actor Action</w:t>
            </w:r>
          </w:p>
        </w:tc>
        <w:tc>
          <w:tcPr>
            <w:tcW w:w="4675" w:type="dxa"/>
            <w:gridSpan w:val="2"/>
          </w:tcPr>
          <w:p w:rsidR="00266CA9" w:rsidRPr="0089503A" w:rsidRDefault="00266CA9" w:rsidP="00515D09">
            <w:pPr>
              <w:widowControl w:val="0"/>
              <w:jc w:val="center"/>
              <w:rPr>
                <w:b/>
                <w:color w:val="000000" w:themeColor="text1"/>
                <w:szCs w:val="18"/>
              </w:rPr>
            </w:pPr>
            <w:r w:rsidRPr="0089503A">
              <w:rPr>
                <w:b/>
                <w:color w:val="000000" w:themeColor="text1"/>
                <w:szCs w:val="18"/>
              </w:rPr>
              <w:t>System Response</w:t>
            </w:r>
          </w:p>
        </w:tc>
      </w:tr>
      <w:tr w:rsidR="00266CA9" w:rsidRPr="00FF07DD" w:rsidTr="00515D09">
        <w:trPr>
          <w:trHeight w:val="420"/>
        </w:trPr>
        <w:tc>
          <w:tcPr>
            <w:tcW w:w="535" w:type="dxa"/>
          </w:tcPr>
          <w:p w:rsidR="00266CA9" w:rsidRPr="00FF07DD" w:rsidRDefault="00266CA9" w:rsidP="00515D09">
            <w:pPr>
              <w:widowControl w:val="0"/>
              <w:jc w:val="center"/>
              <w:rPr>
                <w:color w:val="000000" w:themeColor="text1"/>
              </w:rPr>
            </w:pPr>
            <w:r w:rsidRPr="00FF07DD">
              <w:rPr>
                <w:color w:val="000000" w:themeColor="text1"/>
              </w:rPr>
              <w:t>1</w:t>
            </w:r>
          </w:p>
        </w:tc>
        <w:tc>
          <w:tcPr>
            <w:tcW w:w="3870" w:type="dxa"/>
            <w:gridSpan w:val="2"/>
          </w:tcPr>
          <w:p w:rsidR="00266CA9" w:rsidRPr="00FF07DD" w:rsidRDefault="00266CA9" w:rsidP="00515D09">
            <w:pPr>
              <w:widowControl w:val="0"/>
              <w:rPr>
                <w:color w:val="000000" w:themeColor="text1"/>
              </w:rPr>
            </w:pPr>
            <w:r w:rsidRPr="00FF07DD">
              <w:rPr>
                <w:color w:val="000000" w:themeColor="text1"/>
              </w:rPr>
              <w:t>The user opens the login page.</w:t>
            </w:r>
          </w:p>
        </w:tc>
        <w:tc>
          <w:tcPr>
            <w:tcW w:w="450" w:type="dxa"/>
          </w:tcPr>
          <w:p w:rsidR="00266CA9" w:rsidRPr="00FF07DD" w:rsidRDefault="00266CA9" w:rsidP="00515D09">
            <w:pPr>
              <w:widowControl w:val="0"/>
              <w:jc w:val="center"/>
              <w:rPr>
                <w:color w:val="000000" w:themeColor="text1"/>
              </w:rPr>
            </w:pPr>
            <w:r w:rsidRPr="00FF07DD">
              <w:rPr>
                <w:color w:val="000000" w:themeColor="text1"/>
              </w:rPr>
              <w:t>2</w:t>
            </w:r>
          </w:p>
        </w:tc>
        <w:tc>
          <w:tcPr>
            <w:tcW w:w="4225" w:type="dxa"/>
          </w:tcPr>
          <w:p w:rsidR="00266CA9" w:rsidRPr="00FF07DD" w:rsidRDefault="00266CA9" w:rsidP="00515D09">
            <w:pPr>
              <w:widowControl w:val="0"/>
              <w:rPr>
                <w:color w:val="000000" w:themeColor="text1"/>
              </w:rPr>
            </w:pPr>
            <w:r w:rsidRPr="00FF07DD">
              <w:rPr>
                <w:color w:val="000000" w:themeColor="text1"/>
              </w:rPr>
              <w:t>The login page is displayed asking for email and password.</w:t>
            </w:r>
          </w:p>
        </w:tc>
      </w:tr>
      <w:tr w:rsidR="00266CA9" w:rsidRPr="00FF07DD" w:rsidTr="00515D09">
        <w:trPr>
          <w:trHeight w:val="420"/>
        </w:trPr>
        <w:tc>
          <w:tcPr>
            <w:tcW w:w="535" w:type="dxa"/>
          </w:tcPr>
          <w:p w:rsidR="00266CA9" w:rsidRPr="00FF07DD" w:rsidRDefault="00266CA9" w:rsidP="00515D09">
            <w:pPr>
              <w:widowControl w:val="0"/>
              <w:jc w:val="center"/>
              <w:rPr>
                <w:color w:val="000000" w:themeColor="text1"/>
              </w:rPr>
            </w:pPr>
            <w:r w:rsidRPr="00FF07DD">
              <w:rPr>
                <w:color w:val="000000" w:themeColor="text1"/>
              </w:rPr>
              <w:t>3</w:t>
            </w:r>
          </w:p>
        </w:tc>
        <w:tc>
          <w:tcPr>
            <w:tcW w:w="3870" w:type="dxa"/>
            <w:gridSpan w:val="2"/>
          </w:tcPr>
          <w:p w:rsidR="00266CA9" w:rsidRPr="00FF07DD" w:rsidRDefault="00266CA9" w:rsidP="00515D09">
            <w:pPr>
              <w:widowControl w:val="0"/>
              <w:rPr>
                <w:color w:val="000000" w:themeColor="text1"/>
              </w:rPr>
            </w:pPr>
            <w:r w:rsidRPr="00FF07DD">
              <w:rPr>
                <w:color w:val="000000" w:themeColor="text1"/>
              </w:rPr>
              <w:t>The user enters valid email and password.</w:t>
            </w:r>
          </w:p>
        </w:tc>
        <w:tc>
          <w:tcPr>
            <w:tcW w:w="450" w:type="dxa"/>
          </w:tcPr>
          <w:p w:rsidR="00266CA9" w:rsidRPr="00FF07DD" w:rsidRDefault="00266CA9" w:rsidP="00515D09">
            <w:pPr>
              <w:widowControl w:val="0"/>
              <w:jc w:val="center"/>
              <w:rPr>
                <w:color w:val="000000" w:themeColor="text1"/>
              </w:rPr>
            </w:pPr>
            <w:r w:rsidRPr="00FF07DD">
              <w:rPr>
                <w:color w:val="000000" w:themeColor="text1"/>
              </w:rPr>
              <w:t>4</w:t>
            </w:r>
          </w:p>
        </w:tc>
        <w:tc>
          <w:tcPr>
            <w:tcW w:w="4225" w:type="dxa"/>
          </w:tcPr>
          <w:p w:rsidR="00266CA9" w:rsidRPr="00FF07DD" w:rsidRDefault="00266CA9" w:rsidP="00515D09">
            <w:pPr>
              <w:widowControl w:val="0"/>
              <w:rPr>
                <w:color w:val="000000" w:themeColor="text1"/>
              </w:rPr>
            </w:pPr>
            <w:r w:rsidRPr="00FF07DD">
              <w:rPr>
                <w:color w:val="000000" w:themeColor="text1"/>
              </w:rPr>
              <w:t>The system verifies the email and password, establishes a session for the user and redirects the user to the home page.</w:t>
            </w:r>
          </w:p>
        </w:tc>
      </w:tr>
      <w:tr w:rsidR="00266CA9" w:rsidRPr="00FF07DD" w:rsidTr="00515D09">
        <w:trPr>
          <w:trHeight w:val="420"/>
        </w:trPr>
        <w:tc>
          <w:tcPr>
            <w:tcW w:w="9080" w:type="dxa"/>
            <w:gridSpan w:val="5"/>
          </w:tcPr>
          <w:p w:rsidR="00266CA9" w:rsidRPr="00FF07DD" w:rsidRDefault="00266CA9" w:rsidP="00515D09">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66CA9" w:rsidRPr="00FF07DD" w:rsidTr="00515D09">
        <w:trPr>
          <w:trHeight w:val="420"/>
        </w:trPr>
        <w:tc>
          <w:tcPr>
            <w:tcW w:w="535" w:type="dxa"/>
          </w:tcPr>
          <w:p w:rsidR="00266CA9" w:rsidRPr="00FF07DD" w:rsidRDefault="00266CA9" w:rsidP="00515D09">
            <w:pPr>
              <w:widowControl w:val="0"/>
              <w:jc w:val="center"/>
              <w:rPr>
                <w:color w:val="000000" w:themeColor="text1"/>
              </w:rPr>
            </w:pPr>
            <w:r w:rsidRPr="00FF07DD">
              <w:rPr>
                <w:color w:val="000000" w:themeColor="text1"/>
              </w:rPr>
              <w:t>3</w:t>
            </w:r>
          </w:p>
        </w:tc>
        <w:tc>
          <w:tcPr>
            <w:tcW w:w="3870" w:type="dxa"/>
            <w:gridSpan w:val="2"/>
          </w:tcPr>
          <w:p w:rsidR="00266CA9" w:rsidRPr="00FF07DD" w:rsidRDefault="00266CA9" w:rsidP="00515D09">
            <w:pPr>
              <w:widowControl w:val="0"/>
              <w:rPr>
                <w:color w:val="000000" w:themeColor="text1"/>
              </w:rPr>
            </w:pPr>
            <w:r w:rsidRPr="00FF07DD">
              <w:rPr>
                <w:color w:val="000000" w:themeColor="text1"/>
              </w:rPr>
              <w:t>The user enters invalid email or password.</w:t>
            </w:r>
          </w:p>
        </w:tc>
        <w:tc>
          <w:tcPr>
            <w:tcW w:w="450" w:type="dxa"/>
          </w:tcPr>
          <w:p w:rsidR="00266CA9" w:rsidRPr="00FF07DD" w:rsidRDefault="00266CA9" w:rsidP="00515D09">
            <w:pPr>
              <w:widowControl w:val="0"/>
              <w:jc w:val="center"/>
              <w:rPr>
                <w:b/>
                <w:color w:val="000000" w:themeColor="text1"/>
              </w:rPr>
            </w:pPr>
            <w:r w:rsidRPr="00FD1CBA">
              <w:rPr>
                <w:color w:val="000000" w:themeColor="text1"/>
              </w:rPr>
              <w:t>4-A</w:t>
            </w:r>
          </w:p>
        </w:tc>
        <w:tc>
          <w:tcPr>
            <w:tcW w:w="4225" w:type="dxa"/>
          </w:tcPr>
          <w:p w:rsidR="00266CA9" w:rsidRPr="00FF07DD" w:rsidRDefault="00266CA9" w:rsidP="00515D09">
            <w:pPr>
              <w:keepNext/>
              <w:widowControl w:val="0"/>
              <w:rPr>
                <w:i/>
                <w:color w:val="000000" w:themeColor="text1"/>
              </w:rPr>
            </w:pPr>
            <w:r w:rsidRPr="00FF07DD">
              <w:rPr>
                <w:color w:val="000000" w:themeColor="text1"/>
              </w:rPr>
              <w:t xml:space="preserve">The system responds with an error message: </w:t>
            </w:r>
            <w:r w:rsidRPr="00FF07DD">
              <w:rPr>
                <w:i/>
                <w:color w:val="000000" w:themeColor="text1"/>
              </w:rPr>
              <w:t>Incorrect email or password entered.</w:t>
            </w:r>
          </w:p>
        </w:tc>
      </w:tr>
    </w:tbl>
    <w:p w:rsidR="000C79EE" w:rsidRPr="0089503A" w:rsidRDefault="000C79EE" w:rsidP="000C79EE">
      <w:pPr>
        <w:pStyle w:val="Heading2"/>
        <w:rPr>
          <w:rFonts w:ascii="Times New Roman" w:hAnsi="Times New Roman" w:cs="Times New Roman"/>
        </w:rPr>
      </w:pPr>
      <w:r>
        <w:rPr>
          <w:rFonts w:ascii="Times New Roman" w:hAnsi="Times New Roman" w:cs="Times New Roman"/>
        </w:rPr>
        <w:t>Make Custom Payload</w:t>
      </w:r>
      <w:r w:rsidR="001B742A">
        <w:rPr>
          <w:rFonts w:ascii="Times New Roman" w:hAnsi="Times New Roman" w:cs="Times New Roman"/>
        </w:rPr>
        <w:t xml:space="preserve"> (Mutation)</w:t>
      </w:r>
    </w:p>
    <w:p w:rsidR="000C79EE" w:rsidRPr="00FF07DD" w:rsidRDefault="000C79EE" w:rsidP="000C79EE">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0C79EE" w:rsidRPr="00FF07DD" w:rsidTr="00515D09">
        <w:trPr>
          <w:trHeight w:val="420"/>
        </w:trPr>
        <w:tc>
          <w:tcPr>
            <w:tcW w:w="1525" w:type="dxa"/>
            <w:gridSpan w:val="2"/>
          </w:tcPr>
          <w:p w:rsidR="000C79EE" w:rsidRPr="00FF07DD" w:rsidRDefault="000C79EE" w:rsidP="002244B0">
            <w:pPr>
              <w:pStyle w:val="TableHeader"/>
            </w:pPr>
            <w:r w:rsidRPr="00FF07DD">
              <w:t>Name</w:t>
            </w:r>
          </w:p>
        </w:tc>
        <w:tc>
          <w:tcPr>
            <w:tcW w:w="7555" w:type="dxa"/>
            <w:gridSpan w:val="3"/>
          </w:tcPr>
          <w:p w:rsidR="000C79EE" w:rsidRPr="00FF07DD" w:rsidRDefault="000C79EE" w:rsidP="00515D09">
            <w:pPr>
              <w:widowControl w:val="0"/>
              <w:rPr>
                <w:color w:val="000000" w:themeColor="text1"/>
              </w:rPr>
            </w:pPr>
            <w:r>
              <w:rPr>
                <w:color w:val="000000" w:themeColor="text1"/>
              </w:rPr>
              <w:t>Make Custom Payload</w:t>
            </w:r>
          </w:p>
        </w:tc>
      </w:tr>
      <w:tr w:rsidR="000C79EE" w:rsidRPr="00FF07DD" w:rsidTr="00515D09">
        <w:trPr>
          <w:trHeight w:val="420"/>
        </w:trPr>
        <w:tc>
          <w:tcPr>
            <w:tcW w:w="1525" w:type="dxa"/>
            <w:gridSpan w:val="2"/>
          </w:tcPr>
          <w:p w:rsidR="000C79EE" w:rsidRPr="00FF07DD" w:rsidRDefault="000C79EE" w:rsidP="002244B0">
            <w:pPr>
              <w:pStyle w:val="TableHeader"/>
              <w:rPr>
                <w:sz w:val="18"/>
              </w:rPr>
            </w:pPr>
            <w:r w:rsidRPr="0089503A">
              <w:t>Actors</w:t>
            </w:r>
          </w:p>
        </w:tc>
        <w:tc>
          <w:tcPr>
            <w:tcW w:w="7555" w:type="dxa"/>
            <w:gridSpan w:val="3"/>
          </w:tcPr>
          <w:p w:rsidR="000C79EE" w:rsidRPr="00FF07DD" w:rsidRDefault="000C79EE" w:rsidP="00515D09">
            <w:pPr>
              <w:widowControl w:val="0"/>
              <w:rPr>
                <w:color w:val="000000" w:themeColor="text1"/>
              </w:rPr>
            </w:pPr>
            <w:r>
              <w:rPr>
                <w:color w:val="000000" w:themeColor="text1"/>
              </w:rPr>
              <w:t>User</w:t>
            </w:r>
          </w:p>
        </w:tc>
      </w:tr>
      <w:tr w:rsidR="000C79EE" w:rsidRPr="00FF07DD" w:rsidTr="00515D09">
        <w:trPr>
          <w:trHeight w:val="420"/>
        </w:trPr>
        <w:tc>
          <w:tcPr>
            <w:tcW w:w="1525" w:type="dxa"/>
            <w:gridSpan w:val="2"/>
          </w:tcPr>
          <w:p w:rsidR="000C79EE" w:rsidRPr="00FF07DD" w:rsidRDefault="000C79EE" w:rsidP="002244B0">
            <w:pPr>
              <w:pStyle w:val="TableHeader"/>
              <w:rPr>
                <w:sz w:val="18"/>
              </w:rPr>
            </w:pPr>
            <w:r w:rsidRPr="0089503A">
              <w:t>Summary</w:t>
            </w:r>
          </w:p>
        </w:tc>
        <w:tc>
          <w:tcPr>
            <w:tcW w:w="7555" w:type="dxa"/>
            <w:gridSpan w:val="3"/>
          </w:tcPr>
          <w:p w:rsidR="000C79EE" w:rsidRPr="00FF07DD" w:rsidRDefault="000C79EE" w:rsidP="00515D09">
            <w:pPr>
              <w:widowControl w:val="0"/>
              <w:rPr>
                <w:color w:val="000000" w:themeColor="text1"/>
              </w:rPr>
            </w:pPr>
            <w:r>
              <w:rPr>
                <w:color w:val="000000" w:themeColor="text1"/>
              </w:rPr>
              <w:t>The user shall enter a string and other metrics such as ratio, length etc. and create a custom payload</w:t>
            </w:r>
          </w:p>
        </w:tc>
      </w:tr>
      <w:tr w:rsidR="000C79EE" w:rsidRPr="00FF07DD" w:rsidTr="00515D09">
        <w:trPr>
          <w:trHeight w:val="420"/>
        </w:trPr>
        <w:tc>
          <w:tcPr>
            <w:tcW w:w="1525" w:type="dxa"/>
            <w:gridSpan w:val="2"/>
          </w:tcPr>
          <w:p w:rsidR="000C79EE" w:rsidRPr="00FF07DD" w:rsidRDefault="000C79EE" w:rsidP="002244B0">
            <w:pPr>
              <w:pStyle w:val="TableHeader"/>
              <w:rPr>
                <w:sz w:val="18"/>
              </w:rPr>
            </w:pPr>
            <w:r w:rsidRPr="0089503A">
              <w:t>Pre-Conditions</w:t>
            </w:r>
          </w:p>
        </w:tc>
        <w:tc>
          <w:tcPr>
            <w:tcW w:w="7555" w:type="dxa"/>
            <w:gridSpan w:val="3"/>
          </w:tcPr>
          <w:p w:rsidR="000C79EE" w:rsidRPr="00FF07DD" w:rsidRDefault="000C79EE" w:rsidP="00515D09">
            <w:pPr>
              <w:widowControl w:val="0"/>
              <w:rPr>
                <w:color w:val="000000" w:themeColor="text1"/>
              </w:rPr>
            </w:pPr>
          </w:p>
        </w:tc>
      </w:tr>
      <w:tr w:rsidR="000C79EE" w:rsidRPr="00FF07DD" w:rsidTr="00515D09">
        <w:trPr>
          <w:trHeight w:val="420"/>
        </w:trPr>
        <w:tc>
          <w:tcPr>
            <w:tcW w:w="1525" w:type="dxa"/>
            <w:gridSpan w:val="2"/>
          </w:tcPr>
          <w:p w:rsidR="000C79EE" w:rsidRPr="00FF07DD" w:rsidRDefault="000C79EE" w:rsidP="002244B0">
            <w:pPr>
              <w:pStyle w:val="TableHeader"/>
              <w:rPr>
                <w:sz w:val="18"/>
              </w:rPr>
            </w:pPr>
            <w:r w:rsidRPr="0089503A">
              <w:t>Post-Conditions</w:t>
            </w:r>
          </w:p>
        </w:tc>
        <w:tc>
          <w:tcPr>
            <w:tcW w:w="7555" w:type="dxa"/>
            <w:gridSpan w:val="3"/>
          </w:tcPr>
          <w:p w:rsidR="000C79EE" w:rsidRPr="00FF07DD" w:rsidRDefault="000C79EE" w:rsidP="00515D09">
            <w:pPr>
              <w:widowControl w:val="0"/>
              <w:rPr>
                <w:color w:val="000000" w:themeColor="text1"/>
              </w:rPr>
            </w:pPr>
            <w:r>
              <w:rPr>
                <w:color w:val="000000" w:themeColor="text1"/>
              </w:rPr>
              <w:t>Custom payload pop-up screen will be closed. A custom payload is created and will appear on the fuzzing configuration screen.</w:t>
            </w:r>
          </w:p>
        </w:tc>
      </w:tr>
      <w:tr w:rsidR="000C79EE" w:rsidRPr="00FF07DD" w:rsidTr="00515D09">
        <w:trPr>
          <w:trHeight w:val="420"/>
        </w:trPr>
        <w:tc>
          <w:tcPr>
            <w:tcW w:w="1525" w:type="dxa"/>
            <w:gridSpan w:val="2"/>
          </w:tcPr>
          <w:p w:rsidR="000C79EE" w:rsidRPr="0089503A" w:rsidRDefault="000C79EE" w:rsidP="002244B0">
            <w:pPr>
              <w:pStyle w:val="TableHeader"/>
            </w:pPr>
            <w:r>
              <w:t>Special Requirements</w:t>
            </w:r>
          </w:p>
        </w:tc>
        <w:tc>
          <w:tcPr>
            <w:tcW w:w="7555" w:type="dxa"/>
            <w:gridSpan w:val="3"/>
          </w:tcPr>
          <w:p w:rsidR="000C79EE" w:rsidRPr="00FF07DD" w:rsidRDefault="000C79EE" w:rsidP="00515D09">
            <w:pPr>
              <w:widowControl w:val="0"/>
              <w:rPr>
                <w:color w:val="000000" w:themeColor="text1"/>
              </w:rPr>
            </w:pPr>
            <w:r>
              <w:rPr>
                <w:color w:val="000000" w:themeColor="text1"/>
              </w:rPr>
              <w:t>None</w:t>
            </w:r>
          </w:p>
        </w:tc>
      </w:tr>
      <w:tr w:rsidR="000C79EE" w:rsidRPr="00FF07DD" w:rsidTr="00515D09">
        <w:trPr>
          <w:trHeight w:val="420"/>
        </w:trPr>
        <w:tc>
          <w:tcPr>
            <w:tcW w:w="9080" w:type="dxa"/>
            <w:gridSpan w:val="5"/>
          </w:tcPr>
          <w:p w:rsidR="000C79EE" w:rsidRPr="00FF07DD" w:rsidRDefault="000C79EE" w:rsidP="002244B0">
            <w:pPr>
              <w:pStyle w:val="TableHeader"/>
            </w:pPr>
            <w:r>
              <w:t>Basic Flow</w:t>
            </w:r>
          </w:p>
        </w:tc>
      </w:tr>
      <w:tr w:rsidR="000C79EE" w:rsidRPr="00FF07DD" w:rsidTr="00515D09">
        <w:trPr>
          <w:trHeight w:val="420"/>
        </w:trPr>
        <w:tc>
          <w:tcPr>
            <w:tcW w:w="4405" w:type="dxa"/>
            <w:gridSpan w:val="3"/>
          </w:tcPr>
          <w:p w:rsidR="000C79EE" w:rsidRPr="0089503A" w:rsidRDefault="000C79EE" w:rsidP="002244B0">
            <w:pPr>
              <w:pStyle w:val="TableHeader"/>
            </w:pPr>
            <w:r w:rsidRPr="0089503A">
              <w:t>Actor Action</w:t>
            </w:r>
          </w:p>
        </w:tc>
        <w:tc>
          <w:tcPr>
            <w:tcW w:w="4675" w:type="dxa"/>
            <w:gridSpan w:val="2"/>
          </w:tcPr>
          <w:p w:rsidR="000C79EE" w:rsidRPr="0089503A" w:rsidRDefault="000C79EE" w:rsidP="00515D09">
            <w:pPr>
              <w:widowControl w:val="0"/>
              <w:jc w:val="center"/>
              <w:rPr>
                <w:b/>
                <w:color w:val="000000" w:themeColor="text1"/>
                <w:szCs w:val="18"/>
              </w:rPr>
            </w:pPr>
            <w:r w:rsidRPr="0089503A">
              <w:rPr>
                <w:b/>
                <w:color w:val="000000" w:themeColor="text1"/>
                <w:szCs w:val="18"/>
              </w:rPr>
              <w:t>System Response</w:t>
            </w:r>
          </w:p>
        </w:tc>
      </w:tr>
      <w:tr w:rsidR="000C79EE" w:rsidRPr="00FF07DD" w:rsidTr="00515D09">
        <w:trPr>
          <w:trHeight w:val="420"/>
        </w:trPr>
        <w:tc>
          <w:tcPr>
            <w:tcW w:w="535" w:type="dxa"/>
          </w:tcPr>
          <w:p w:rsidR="000C79EE" w:rsidRPr="00FF07DD" w:rsidRDefault="000C79EE" w:rsidP="00515D09">
            <w:pPr>
              <w:widowControl w:val="0"/>
              <w:jc w:val="center"/>
              <w:rPr>
                <w:color w:val="000000" w:themeColor="text1"/>
              </w:rPr>
            </w:pPr>
            <w:r w:rsidRPr="00FF07DD">
              <w:rPr>
                <w:color w:val="000000" w:themeColor="text1"/>
              </w:rPr>
              <w:t>1</w:t>
            </w:r>
          </w:p>
        </w:tc>
        <w:tc>
          <w:tcPr>
            <w:tcW w:w="3870" w:type="dxa"/>
            <w:gridSpan w:val="2"/>
          </w:tcPr>
          <w:p w:rsidR="000C79EE" w:rsidRPr="00FF07DD" w:rsidRDefault="000C79EE" w:rsidP="000C79EE">
            <w:pPr>
              <w:widowControl w:val="0"/>
              <w:rPr>
                <w:color w:val="000000" w:themeColor="text1"/>
              </w:rPr>
            </w:pPr>
            <w:r>
              <w:rPr>
                <w:color w:val="000000" w:themeColor="text1"/>
              </w:rPr>
              <w:t>The user clicks on custom payload button.</w:t>
            </w:r>
          </w:p>
        </w:tc>
        <w:tc>
          <w:tcPr>
            <w:tcW w:w="450" w:type="dxa"/>
          </w:tcPr>
          <w:p w:rsidR="000C79EE" w:rsidRPr="00FF07DD" w:rsidRDefault="000C79EE" w:rsidP="00515D09">
            <w:pPr>
              <w:widowControl w:val="0"/>
              <w:jc w:val="center"/>
              <w:rPr>
                <w:color w:val="000000" w:themeColor="text1"/>
              </w:rPr>
            </w:pPr>
            <w:r w:rsidRPr="00FF07DD">
              <w:rPr>
                <w:color w:val="000000" w:themeColor="text1"/>
              </w:rPr>
              <w:t>2</w:t>
            </w:r>
          </w:p>
        </w:tc>
        <w:tc>
          <w:tcPr>
            <w:tcW w:w="4225" w:type="dxa"/>
          </w:tcPr>
          <w:p w:rsidR="000C79EE" w:rsidRPr="00FF07DD" w:rsidRDefault="000C79EE" w:rsidP="00515D09">
            <w:pPr>
              <w:widowControl w:val="0"/>
              <w:rPr>
                <w:color w:val="000000" w:themeColor="text1"/>
              </w:rPr>
            </w:pPr>
            <w:r>
              <w:rPr>
                <w:color w:val="000000" w:themeColor="text1"/>
              </w:rPr>
              <w:t>Custom payload pop-up screen opens</w:t>
            </w:r>
          </w:p>
        </w:tc>
      </w:tr>
      <w:tr w:rsidR="000C79EE" w:rsidRPr="00FF07DD" w:rsidTr="00515D09">
        <w:trPr>
          <w:trHeight w:val="420"/>
        </w:trPr>
        <w:tc>
          <w:tcPr>
            <w:tcW w:w="535" w:type="dxa"/>
          </w:tcPr>
          <w:p w:rsidR="000C79EE" w:rsidRPr="00FF07DD" w:rsidRDefault="000C79EE" w:rsidP="00515D09">
            <w:pPr>
              <w:widowControl w:val="0"/>
              <w:jc w:val="center"/>
              <w:rPr>
                <w:color w:val="000000" w:themeColor="text1"/>
              </w:rPr>
            </w:pPr>
            <w:r w:rsidRPr="00FF07DD">
              <w:rPr>
                <w:color w:val="000000" w:themeColor="text1"/>
              </w:rPr>
              <w:lastRenderedPageBreak/>
              <w:t>3</w:t>
            </w:r>
          </w:p>
        </w:tc>
        <w:tc>
          <w:tcPr>
            <w:tcW w:w="3870" w:type="dxa"/>
            <w:gridSpan w:val="2"/>
          </w:tcPr>
          <w:p w:rsidR="000C79EE" w:rsidRPr="00FF07DD" w:rsidRDefault="000C79EE" w:rsidP="00515D09">
            <w:pPr>
              <w:widowControl w:val="0"/>
              <w:rPr>
                <w:color w:val="000000" w:themeColor="text1"/>
              </w:rPr>
            </w:pPr>
            <w:r>
              <w:rPr>
                <w:color w:val="000000" w:themeColor="text1"/>
              </w:rPr>
              <w:t>User enters the payload string</w:t>
            </w:r>
          </w:p>
        </w:tc>
        <w:tc>
          <w:tcPr>
            <w:tcW w:w="450" w:type="dxa"/>
          </w:tcPr>
          <w:p w:rsidR="000C79EE" w:rsidRPr="00FF07DD" w:rsidRDefault="000C79EE" w:rsidP="00515D09">
            <w:pPr>
              <w:widowControl w:val="0"/>
              <w:jc w:val="center"/>
              <w:rPr>
                <w:color w:val="000000" w:themeColor="text1"/>
              </w:rPr>
            </w:pPr>
            <w:r w:rsidRPr="00FF07DD">
              <w:rPr>
                <w:color w:val="000000" w:themeColor="text1"/>
              </w:rPr>
              <w:t>4</w:t>
            </w:r>
          </w:p>
        </w:tc>
        <w:tc>
          <w:tcPr>
            <w:tcW w:w="4225" w:type="dxa"/>
          </w:tcPr>
          <w:p w:rsidR="000C79EE" w:rsidRPr="00FF07DD" w:rsidRDefault="000C79EE" w:rsidP="00515D09">
            <w:pPr>
              <w:widowControl w:val="0"/>
              <w:rPr>
                <w:color w:val="000000" w:themeColor="text1"/>
              </w:rPr>
            </w:pPr>
            <w:r>
              <w:rPr>
                <w:color w:val="000000" w:themeColor="text1"/>
              </w:rPr>
              <w:t>Payload string is displayed on the text area of custom payload</w:t>
            </w:r>
          </w:p>
        </w:tc>
      </w:tr>
      <w:tr w:rsidR="000C79EE" w:rsidRPr="00FF07DD" w:rsidTr="00515D09">
        <w:trPr>
          <w:trHeight w:val="420"/>
        </w:trPr>
        <w:tc>
          <w:tcPr>
            <w:tcW w:w="535" w:type="dxa"/>
          </w:tcPr>
          <w:p w:rsidR="000C79EE" w:rsidRPr="00FF07DD" w:rsidRDefault="000C79EE" w:rsidP="00515D09">
            <w:pPr>
              <w:widowControl w:val="0"/>
              <w:jc w:val="center"/>
              <w:rPr>
                <w:color w:val="000000" w:themeColor="text1"/>
              </w:rPr>
            </w:pPr>
            <w:r>
              <w:rPr>
                <w:color w:val="000000" w:themeColor="text1"/>
              </w:rPr>
              <w:t>5</w:t>
            </w:r>
          </w:p>
        </w:tc>
        <w:tc>
          <w:tcPr>
            <w:tcW w:w="3870" w:type="dxa"/>
            <w:gridSpan w:val="2"/>
          </w:tcPr>
          <w:p w:rsidR="000C79EE" w:rsidRDefault="000C79EE" w:rsidP="00515D09">
            <w:pPr>
              <w:widowControl w:val="0"/>
              <w:rPr>
                <w:color w:val="000000" w:themeColor="text1"/>
              </w:rPr>
            </w:pPr>
            <w:r>
              <w:rPr>
                <w:color w:val="000000" w:themeColor="text1"/>
              </w:rPr>
              <w:t>User sets the parameters such as ratio, range etc.</w:t>
            </w:r>
          </w:p>
        </w:tc>
        <w:tc>
          <w:tcPr>
            <w:tcW w:w="450" w:type="dxa"/>
          </w:tcPr>
          <w:p w:rsidR="000C79EE" w:rsidRPr="00FF07DD" w:rsidRDefault="000C79EE" w:rsidP="00515D09">
            <w:pPr>
              <w:widowControl w:val="0"/>
              <w:jc w:val="center"/>
              <w:rPr>
                <w:color w:val="000000" w:themeColor="text1"/>
              </w:rPr>
            </w:pPr>
            <w:r>
              <w:rPr>
                <w:color w:val="000000" w:themeColor="text1"/>
              </w:rPr>
              <w:t>6</w:t>
            </w:r>
          </w:p>
        </w:tc>
        <w:tc>
          <w:tcPr>
            <w:tcW w:w="4225" w:type="dxa"/>
          </w:tcPr>
          <w:p w:rsidR="000C79EE" w:rsidRDefault="000C79EE" w:rsidP="00515D09">
            <w:pPr>
              <w:widowControl w:val="0"/>
              <w:rPr>
                <w:color w:val="000000" w:themeColor="text1"/>
              </w:rPr>
            </w:pPr>
            <w:r>
              <w:rPr>
                <w:color w:val="000000" w:themeColor="text1"/>
              </w:rPr>
              <w:t>Parameters</w:t>
            </w:r>
            <w:r w:rsidR="00515D09">
              <w:rPr>
                <w:color w:val="000000" w:themeColor="text1"/>
              </w:rPr>
              <w:t xml:space="preserve"> are set.</w:t>
            </w:r>
          </w:p>
        </w:tc>
      </w:tr>
      <w:tr w:rsidR="000C79EE" w:rsidRPr="00FF07DD" w:rsidTr="00515D09">
        <w:trPr>
          <w:trHeight w:val="420"/>
        </w:trPr>
        <w:tc>
          <w:tcPr>
            <w:tcW w:w="535" w:type="dxa"/>
          </w:tcPr>
          <w:p w:rsidR="000C79EE" w:rsidRDefault="000C79EE" w:rsidP="00515D09">
            <w:pPr>
              <w:widowControl w:val="0"/>
              <w:jc w:val="center"/>
              <w:rPr>
                <w:color w:val="000000" w:themeColor="text1"/>
              </w:rPr>
            </w:pPr>
            <w:r>
              <w:rPr>
                <w:color w:val="000000" w:themeColor="text1"/>
              </w:rPr>
              <w:t>7</w:t>
            </w:r>
          </w:p>
        </w:tc>
        <w:tc>
          <w:tcPr>
            <w:tcW w:w="3870" w:type="dxa"/>
            <w:gridSpan w:val="2"/>
          </w:tcPr>
          <w:p w:rsidR="000C79EE" w:rsidRDefault="000C79EE" w:rsidP="00515D09">
            <w:pPr>
              <w:widowControl w:val="0"/>
              <w:rPr>
                <w:color w:val="000000" w:themeColor="text1"/>
              </w:rPr>
            </w:pPr>
            <w:r>
              <w:rPr>
                <w:color w:val="000000" w:themeColor="text1"/>
              </w:rPr>
              <w:t>User clicks on create button</w:t>
            </w:r>
          </w:p>
        </w:tc>
        <w:tc>
          <w:tcPr>
            <w:tcW w:w="450" w:type="dxa"/>
          </w:tcPr>
          <w:p w:rsidR="000C79EE" w:rsidRDefault="000C79EE" w:rsidP="00515D09">
            <w:pPr>
              <w:widowControl w:val="0"/>
              <w:jc w:val="center"/>
              <w:rPr>
                <w:color w:val="000000" w:themeColor="text1"/>
              </w:rPr>
            </w:pPr>
            <w:r>
              <w:rPr>
                <w:color w:val="000000" w:themeColor="text1"/>
              </w:rPr>
              <w:t>7</w:t>
            </w:r>
          </w:p>
        </w:tc>
        <w:tc>
          <w:tcPr>
            <w:tcW w:w="4225" w:type="dxa"/>
          </w:tcPr>
          <w:p w:rsidR="000C79EE" w:rsidRDefault="000C79EE" w:rsidP="00515D09">
            <w:pPr>
              <w:widowControl w:val="0"/>
              <w:rPr>
                <w:color w:val="000000" w:themeColor="text1"/>
              </w:rPr>
            </w:pPr>
            <w:r>
              <w:rPr>
                <w:color w:val="000000" w:themeColor="text1"/>
              </w:rPr>
              <w:t>Custom pop-up screen will be closed</w:t>
            </w:r>
            <w:r w:rsidR="00CA2679">
              <w:rPr>
                <w:color w:val="000000" w:themeColor="text1"/>
              </w:rPr>
              <w:t>. And the custom payload is displayed on configuration screen</w:t>
            </w:r>
          </w:p>
        </w:tc>
      </w:tr>
      <w:tr w:rsidR="000C79EE" w:rsidRPr="00FF07DD" w:rsidTr="00515D09">
        <w:trPr>
          <w:trHeight w:val="420"/>
        </w:trPr>
        <w:tc>
          <w:tcPr>
            <w:tcW w:w="9080" w:type="dxa"/>
            <w:gridSpan w:val="5"/>
          </w:tcPr>
          <w:p w:rsidR="000C79EE" w:rsidRPr="00FF07DD" w:rsidRDefault="000C79EE" w:rsidP="00515D09">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C79EE" w:rsidRPr="00FF07DD" w:rsidTr="00515D09">
        <w:trPr>
          <w:trHeight w:val="420"/>
        </w:trPr>
        <w:tc>
          <w:tcPr>
            <w:tcW w:w="535" w:type="dxa"/>
          </w:tcPr>
          <w:p w:rsidR="000C79EE" w:rsidRPr="00FF07DD" w:rsidRDefault="000C79EE" w:rsidP="00515D09">
            <w:pPr>
              <w:widowControl w:val="0"/>
              <w:jc w:val="center"/>
              <w:rPr>
                <w:color w:val="000000" w:themeColor="text1"/>
              </w:rPr>
            </w:pPr>
            <w:r w:rsidRPr="00FF07DD">
              <w:rPr>
                <w:color w:val="000000" w:themeColor="text1"/>
              </w:rPr>
              <w:t>3</w:t>
            </w:r>
          </w:p>
        </w:tc>
        <w:tc>
          <w:tcPr>
            <w:tcW w:w="3870" w:type="dxa"/>
            <w:gridSpan w:val="2"/>
          </w:tcPr>
          <w:p w:rsidR="000C79EE" w:rsidRPr="00FF07DD" w:rsidRDefault="000C79EE" w:rsidP="00515D09">
            <w:pPr>
              <w:widowControl w:val="0"/>
              <w:rPr>
                <w:color w:val="000000" w:themeColor="text1"/>
              </w:rPr>
            </w:pPr>
            <w:r w:rsidRPr="00FF07DD">
              <w:rPr>
                <w:color w:val="000000" w:themeColor="text1"/>
              </w:rPr>
              <w:t>The user enters invalid email or password.</w:t>
            </w:r>
          </w:p>
        </w:tc>
        <w:tc>
          <w:tcPr>
            <w:tcW w:w="450" w:type="dxa"/>
          </w:tcPr>
          <w:p w:rsidR="000C79EE" w:rsidRPr="00FF07DD" w:rsidRDefault="000C79EE" w:rsidP="00515D09">
            <w:pPr>
              <w:widowControl w:val="0"/>
              <w:jc w:val="center"/>
              <w:rPr>
                <w:b/>
                <w:color w:val="000000" w:themeColor="text1"/>
              </w:rPr>
            </w:pPr>
            <w:r w:rsidRPr="00FD1CBA">
              <w:rPr>
                <w:color w:val="000000" w:themeColor="text1"/>
              </w:rPr>
              <w:t>4-A</w:t>
            </w:r>
          </w:p>
        </w:tc>
        <w:tc>
          <w:tcPr>
            <w:tcW w:w="4225" w:type="dxa"/>
          </w:tcPr>
          <w:p w:rsidR="000C79EE" w:rsidRPr="00FF07DD" w:rsidRDefault="000C79EE" w:rsidP="00515D09">
            <w:pPr>
              <w:keepNext/>
              <w:widowControl w:val="0"/>
              <w:rPr>
                <w:i/>
                <w:color w:val="000000" w:themeColor="text1"/>
              </w:rPr>
            </w:pPr>
            <w:r w:rsidRPr="00FF07DD">
              <w:rPr>
                <w:color w:val="000000" w:themeColor="text1"/>
              </w:rPr>
              <w:t xml:space="preserve">The system responds with an error message: </w:t>
            </w:r>
            <w:r w:rsidRPr="00FF07DD">
              <w:rPr>
                <w:i/>
                <w:color w:val="000000" w:themeColor="text1"/>
              </w:rPr>
              <w:t>Incorrect email or password entered.</w:t>
            </w:r>
          </w:p>
        </w:tc>
      </w:tr>
    </w:tbl>
    <w:p w:rsidR="00266CA9" w:rsidRPr="00266CA9" w:rsidRDefault="00266CA9" w:rsidP="00266CA9"/>
    <w:p w:rsidR="00E85991" w:rsidRDefault="00E85991" w:rsidP="00E85991">
      <w:pPr>
        <w:pStyle w:val="Heading2"/>
        <w:rPr>
          <w:rFonts w:ascii="Times New Roman" w:hAnsi="Times New Roman" w:cs="Times New Roman"/>
        </w:rPr>
      </w:pPr>
      <w:bookmarkStart w:id="61" w:name="_Toc5527846"/>
      <w:r>
        <w:rPr>
          <w:rFonts w:ascii="Times New Roman" w:hAnsi="Times New Roman" w:cs="Times New Roman"/>
        </w:rPr>
        <w:t>Display Current System Status</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0A721D">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Display Current System Status</w:t>
            </w:r>
          </w:p>
        </w:tc>
      </w:tr>
      <w:tr w:rsidR="00E85991" w:rsidRPr="00FF07DD" w:rsidTr="000A721D">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0A721D">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BE3623" w:rsidP="003E0A78">
            <w:pPr>
              <w:widowControl w:val="0"/>
              <w:rPr>
                <w:color w:val="000000" w:themeColor="text1"/>
              </w:rPr>
            </w:pPr>
            <w:r>
              <w:rPr>
                <w:color w:val="000000" w:themeColor="text1"/>
              </w:rPr>
              <w:t>The user after establishing connection and setting the configuration, when starts the fuzzing, t</w:t>
            </w:r>
            <w:r w:rsidR="000F6514">
              <w:rPr>
                <w:color w:val="000000" w:themeColor="text1"/>
              </w:rPr>
              <w:t>hen system will provide current statistics and process information.</w:t>
            </w:r>
          </w:p>
        </w:tc>
      </w:tr>
      <w:tr w:rsidR="00E85991" w:rsidRPr="00FF07DD" w:rsidTr="000A721D">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0F6514" w:rsidP="003E0A78">
            <w:pPr>
              <w:widowControl w:val="0"/>
              <w:rPr>
                <w:color w:val="000000" w:themeColor="text1"/>
              </w:rPr>
            </w:pPr>
            <w:r>
              <w:rPr>
                <w:color w:val="000000" w:themeColor="text1"/>
              </w:rPr>
              <w:t>Fuzzing is initiated</w:t>
            </w:r>
          </w:p>
        </w:tc>
      </w:tr>
      <w:tr w:rsidR="00E85991" w:rsidRPr="00FF07DD" w:rsidTr="000A721D">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0F6514" w:rsidP="003E0A78">
            <w:pPr>
              <w:widowControl w:val="0"/>
              <w:rPr>
                <w:color w:val="000000" w:themeColor="text1"/>
              </w:rPr>
            </w:pPr>
            <w:r>
              <w:rPr>
                <w:color w:val="000000" w:themeColor="text1"/>
              </w:rPr>
              <w:t>System status will be displayed.</w:t>
            </w:r>
          </w:p>
        </w:tc>
      </w:tr>
      <w:tr w:rsidR="00E85991" w:rsidRPr="00FF07DD" w:rsidTr="000A721D">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0A721D">
        <w:trPr>
          <w:trHeight w:val="420"/>
        </w:trPr>
        <w:tc>
          <w:tcPr>
            <w:tcW w:w="9085" w:type="dxa"/>
            <w:gridSpan w:val="5"/>
          </w:tcPr>
          <w:p w:rsidR="00E85991" w:rsidRPr="00FF07DD" w:rsidRDefault="00E85991" w:rsidP="002244B0">
            <w:pPr>
              <w:pStyle w:val="TableHeader"/>
            </w:pPr>
            <w:r>
              <w:t>Basic Flow</w:t>
            </w:r>
          </w:p>
        </w:tc>
      </w:tr>
      <w:tr w:rsidR="00E85991" w:rsidRPr="0089503A" w:rsidTr="000A721D">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0A721D">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requests for current system status.</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System displays currently running processes, fuzzing information and number of processes.</w:t>
            </w:r>
          </w:p>
        </w:tc>
      </w:tr>
      <w:tr w:rsidR="000F6514" w:rsidRPr="00FF07DD" w:rsidTr="000A721D">
        <w:trPr>
          <w:trHeight w:val="420"/>
        </w:trPr>
        <w:tc>
          <w:tcPr>
            <w:tcW w:w="9085" w:type="dxa"/>
            <w:gridSpan w:val="5"/>
          </w:tcPr>
          <w:p w:rsidR="000F6514" w:rsidRPr="00FF07DD" w:rsidRDefault="000F6514" w:rsidP="00C8570C">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F6514" w:rsidRPr="00FF07DD" w:rsidTr="000A721D">
        <w:trPr>
          <w:trHeight w:val="420"/>
        </w:trPr>
        <w:tc>
          <w:tcPr>
            <w:tcW w:w="535" w:type="dxa"/>
          </w:tcPr>
          <w:p w:rsidR="000F6514" w:rsidRPr="00FF07DD" w:rsidRDefault="000F6514" w:rsidP="00C8570C">
            <w:pPr>
              <w:widowControl w:val="0"/>
              <w:jc w:val="center"/>
              <w:rPr>
                <w:color w:val="000000" w:themeColor="text1"/>
              </w:rPr>
            </w:pPr>
            <w:r>
              <w:rPr>
                <w:color w:val="000000" w:themeColor="text1"/>
              </w:rPr>
              <w:t>1</w:t>
            </w:r>
          </w:p>
        </w:tc>
        <w:tc>
          <w:tcPr>
            <w:tcW w:w="3870" w:type="dxa"/>
            <w:gridSpan w:val="2"/>
          </w:tcPr>
          <w:p w:rsidR="000F6514" w:rsidRPr="00FF07DD" w:rsidRDefault="000F6514" w:rsidP="00C8570C">
            <w:pPr>
              <w:widowControl w:val="0"/>
              <w:rPr>
                <w:color w:val="000000" w:themeColor="text1"/>
              </w:rPr>
            </w:pPr>
            <w:r>
              <w:rPr>
                <w:color w:val="000000" w:themeColor="text1"/>
              </w:rPr>
              <w:t>User requests for current system status.</w:t>
            </w:r>
          </w:p>
        </w:tc>
        <w:tc>
          <w:tcPr>
            <w:tcW w:w="450" w:type="dxa"/>
          </w:tcPr>
          <w:p w:rsidR="000F6514" w:rsidRPr="00FF07DD" w:rsidRDefault="000F6514" w:rsidP="00C8570C">
            <w:pPr>
              <w:widowControl w:val="0"/>
              <w:jc w:val="center"/>
              <w:rPr>
                <w:b/>
                <w:color w:val="000000" w:themeColor="text1"/>
              </w:rPr>
            </w:pPr>
            <w:r>
              <w:rPr>
                <w:color w:val="000000" w:themeColor="text1"/>
              </w:rPr>
              <w:t>2</w:t>
            </w:r>
            <w:r w:rsidRPr="00FD1CBA">
              <w:rPr>
                <w:color w:val="000000" w:themeColor="text1"/>
              </w:rPr>
              <w:t>-A</w:t>
            </w:r>
          </w:p>
        </w:tc>
        <w:tc>
          <w:tcPr>
            <w:tcW w:w="4230" w:type="dxa"/>
          </w:tcPr>
          <w:p w:rsidR="000F6514" w:rsidRPr="000F6514" w:rsidRDefault="000F6514" w:rsidP="00C8570C">
            <w:pPr>
              <w:keepNext/>
              <w:widowControl w:val="0"/>
              <w:rPr>
                <w:iCs/>
                <w:color w:val="000000" w:themeColor="text1"/>
              </w:rPr>
            </w:pPr>
            <w:r w:rsidRPr="00FF07DD">
              <w:rPr>
                <w:color w:val="000000" w:themeColor="text1"/>
              </w:rPr>
              <w:t xml:space="preserve">The system responds with an error message: </w:t>
            </w:r>
            <w:r w:rsidR="000A721D">
              <w:rPr>
                <w:color w:val="000000" w:themeColor="text1"/>
              </w:rPr>
              <w:t>“Target device not found”</w:t>
            </w:r>
          </w:p>
        </w:tc>
      </w:tr>
      <w:tr w:rsidR="000A721D" w:rsidRPr="00FF07DD" w:rsidTr="000A721D">
        <w:trPr>
          <w:trHeight w:val="420"/>
        </w:trPr>
        <w:tc>
          <w:tcPr>
            <w:tcW w:w="9085" w:type="dxa"/>
            <w:gridSpan w:val="5"/>
          </w:tcPr>
          <w:p w:rsidR="000A721D" w:rsidRPr="00FF07DD" w:rsidRDefault="000A721D" w:rsidP="00C8570C">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A721D" w:rsidRPr="00FF07DD" w:rsidTr="000A721D">
        <w:trPr>
          <w:trHeight w:val="420"/>
        </w:trPr>
        <w:tc>
          <w:tcPr>
            <w:tcW w:w="535" w:type="dxa"/>
          </w:tcPr>
          <w:p w:rsidR="000A721D" w:rsidRPr="00FF07DD" w:rsidRDefault="000A721D" w:rsidP="000A721D">
            <w:pPr>
              <w:widowControl w:val="0"/>
              <w:jc w:val="center"/>
              <w:rPr>
                <w:color w:val="000000" w:themeColor="text1"/>
              </w:rPr>
            </w:pPr>
            <w:r>
              <w:rPr>
                <w:color w:val="000000" w:themeColor="text1"/>
              </w:rPr>
              <w:t>1</w:t>
            </w:r>
          </w:p>
        </w:tc>
        <w:tc>
          <w:tcPr>
            <w:tcW w:w="3870" w:type="dxa"/>
            <w:gridSpan w:val="2"/>
          </w:tcPr>
          <w:p w:rsidR="000A721D" w:rsidRPr="00FF07DD" w:rsidRDefault="000A721D" w:rsidP="000A721D">
            <w:pPr>
              <w:widowControl w:val="0"/>
              <w:rPr>
                <w:color w:val="000000" w:themeColor="text1"/>
              </w:rPr>
            </w:pPr>
            <w:r>
              <w:rPr>
                <w:color w:val="000000" w:themeColor="text1"/>
              </w:rPr>
              <w:t>User requests for current system status.</w:t>
            </w:r>
          </w:p>
        </w:tc>
        <w:tc>
          <w:tcPr>
            <w:tcW w:w="450" w:type="dxa"/>
          </w:tcPr>
          <w:p w:rsidR="000A721D" w:rsidRPr="00FF07DD" w:rsidRDefault="000A721D" w:rsidP="000A721D">
            <w:pPr>
              <w:widowControl w:val="0"/>
              <w:jc w:val="center"/>
              <w:rPr>
                <w:b/>
                <w:color w:val="000000" w:themeColor="text1"/>
              </w:rPr>
            </w:pPr>
            <w:r>
              <w:rPr>
                <w:color w:val="000000" w:themeColor="text1"/>
              </w:rPr>
              <w:t>2-B</w:t>
            </w:r>
          </w:p>
        </w:tc>
        <w:tc>
          <w:tcPr>
            <w:tcW w:w="4230" w:type="dxa"/>
          </w:tcPr>
          <w:p w:rsidR="000A721D" w:rsidRPr="00FF07DD" w:rsidRDefault="000A721D" w:rsidP="000A721D">
            <w:pPr>
              <w:keepNext/>
              <w:widowControl w:val="0"/>
              <w:rPr>
                <w:i/>
                <w:color w:val="000000" w:themeColor="text1"/>
              </w:rPr>
            </w:pPr>
            <w:r w:rsidRPr="00FF07DD">
              <w:rPr>
                <w:color w:val="000000" w:themeColor="text1"/>
              </w:rPr>
              <w:t xml:space="preserve">The system </w:t>
            </w:r>
            <w:r>
              <w:rPr>
                <w:color w:val="000000" w:themeColor="text1"/>
              </w:rPr>
              <w:t>responds with an error message: “Error getting system information”</w:t>
            </w:r>
          </w:p>
        </w:tc>
      </w:tr>
    </w:tbl>
    <w:p w:rsidR="00CE04DE" w:rsidRPr="00CE04DE" w:rsidRDefault="00CE04DE" w:rsidP="00CE04DE">
      <w:pPr>
        <w:pStyle w:val="Heading2"/>
        <w:rPr>
          <w:rFonts w:ascii="Times New Roman" w:hAnsi="Times New Roman" w:cs="Times New Roman"/>
        </w:rPr>
      </w:pPr>
      <w:r>
        <w:rPr>
          <w:rFonts w:ascii="Times New Roman" w:hAnsi="Times New Roman" w:cs="Times New Roman"/>
        </w:rPr>
        <w:t>Generate Test Cases</w:t>
      </w:r>
    </w:p>
    <w:p w:rsidR="00CE04DE" w:rsidRPr="00FF07DD" w:rsidRDefault="00CE04DE" w:rsidP="00CE04DE">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CE04DE" w:rsidRPr="00FF07DD" w:rsidTr="00C8570C">
        <w:trPr>
          <w:trHeight w:val="420"/>
        </w:trPr>
        <w:tc>
          <w:tcPr>
            <w:tcW w:w="1525" w:type="dxa"/>
            <w:gridSpan w:val="2"/>
          </w:tcPr>
          <w:p w:rsidR="00CE04DE" w:rsidRPr="00FF07DD" w:rsidRDefault="00CE04DE" w:rsidP="002244B0">
            <w:pPr>
              <w:pStyle w:val="TableHeader"/>
            </w:pPr>
            <w:r w:rsidRPr="00FF07DD">
              <w:t>Name</w:t>
            </w:r>
          </w:p>
        </w:tc>
        <w:tc>
          <w:tcPr>
            <w:tcW w:w="7555" w:type="dxa"/>
            <w:gridSpan w:val="3"/>
          </w:tcPr>
          <w:p w:rsidR="00CE04DE" w:rsidRPr="00FF07DD" w:rsidRDefault="00CE04DE" w:rsidP="00C8570C">
            <w:pPr>
              <w:widowControl w:val="0"/>
              <w:rPr>
                <w:color w:val="000000" w:themeColor="text1"/>
              </w:rPr>
            </w:pPr>
            <w:r>
              <w:rPr>
                <w:color w:val="000000" w:themeColor="text1"/>
              </w:rPr>
              <w:t>Generate Test Cases</w:t>
            </w:r>
          </w:p>
        </w:tc>
      </w:tr>
      <w:tr w:rsidR="00CE04DE" w:rsidRPr="00FF07DD" w:rsidTr="00C8570C">
        <w:trPr>
          <w:trHeight w:val="420"/>
        </w:trPr>
        <w:tc>
          <w:tcPr>
            <w:tcW w:w="1525" w:type="dxa"/>
            <w:gridSpan w:val="2"/>
          </w:tcPr>
          <w:p w:rsidR="00CE04DE" w:rsidRPr="00FF07DD" w:rsidRDefault="00CE04DE" w:rsidP="002244B0">
            <w:pPr>
              <w:pStyle w:val="TableHeader"/>
              <w:rPr>
                <w:sz w:val="18"/>
              </w:rPr>
            </w:pPr>
            <w:r w:rsidRPr="0089503A">
              <w:t>Actors</w:t>
            </w:r>
          </w:p>
        </w:tc>
        <w:tc>
          <w:tcPr>
            <w:tcW w:w="7555" w:type="dxa"/>
            <w:gridSpan w:val="3"/>
          </w:tcPr>
          <w:p w:rsidR="00CE04DE" w:rsidRPr="00FF07DD" w:rsidRDefault="00CE04DE" w:rsidP="00C8570C">
            <w:pPr>
              <w:widowControl w:val="0"/>
              <w:rPr>
                <w:color w:val="000000" w:themeColor="text1"/>
              </w:rPr>
            </w:pPr>
            <w:r>
              <w:rPr>
                <w:color w:val="000000" w:themeColor="text1"/>
              </w:rPr>
              <w:t>User</w:t>
            </w:r>
          </w:p>
        </w:tc>
      </w:tr>
      <w:tr w:rsidR="00CE04DE" w:rsidRPr="00FF07DD" w:rsidTr="00C8570C">
        <w:trPr>
          <w:trHeight w:val="420"/>
        </w:trPr>
        <w:tc>
          <w:tcPr>
            <w:tcW w:w="1525" w:type="dxa"/>
            <w:gridSpan w:val="2"/>
          </w:tcPr>
          <w:p w:rsidR="00CE04DE" w:rsidRPr="00FF07DD" w:rsidRDefault="00CE04DE" w:rsidP="002244B0">
            <w:pPr>
              <w:pStyle w:val="TableHeader"/>
              <w:rPr>
                <w:sz w:val="18"/>
              </w:rPr>
            </w:pPr>
            <w:r w:rsidRPr="0089503A">
              <w:t>Summary</w:t>
            </w:r>
          </w:p>
        </w:tc>
        <w:tc>
          <w:tcPr>
            <w:tcW w:w="7555" w:type="dxa"/>
            <w:gridSpan w:val="3"/>
          </w:tcPr>
          <w:p w:rsidR="00CE04DE" w:rsidRPr="00FF07DD" w:rsidRDefault="00CE04DE" w:rsidP="00CE04DE">
            <w:pPr>
              <w:widowControl w:val="0"/>
              <w:rPr>
                <w:color w:val="000000" w:themeColor="text1"/>
              </w:rPr>
            </w:pPr>
            <w:r>
              <w:rPr>
                <w:color w:val="000000" w:themeColor="text1"/>
              </w:rPr>
              <w:t>The user shall provide a seed and system will create several test cases intelligently</w:t>
            </w:r>
          </w:p>
        </w:tc>
      </w:tr>
      <w:tr w:rsidR="00CE04DE" w:rsidRPr="00FF07DD" w:rsidTr="00C8570C">
        <w:trPr>
          <w:trHeight w:val="420"/>
        </w:trPr>
        <w:tc>
          <w:tcPr>
            <w:tcW w:w="1525" w:type="dxa"/>
            <w:gridSpan w:val="2"/>
          </w:tcPr>
          <w:p w:rsidR="00CE04DE" w:rsidRPr="00FF07DD" w:rsidRDefault="00CE04DE" w:rsidP="002244B0">
            <w:pPr>
              <w:pStyle w:val="TableHeader"/>
              <w:rPr>
                <w:sz w:val="18"/>
              </w:rPr>
            </w:pPr>
            <w:r w:rsidRPr="0089503A">
              <w:lastRenderedPageBreak/>
              <w:t>Pre-Conditions</w:t>
            </w:r>
          </w:p>
        </w:tc>
        <w:tc>
          <w:tcPr>
            <w:tcW w:w="7555" w:type="dxa"/>
            <w:gridSpan w:val="3"/>
          </w:tcPr>
          <w:p w:rsidR="00CE04DE" w:rsidRPr="00FF07DD" w:rsidRDefault="00CE04DE" w:rsidP="00CE04DE">
            <w:pPr>
              <w:widowControl w:val="0"/>
              <w:rPr>
                <w:color w:val="000000" w:themeColor="text1"/>
              </w:rPr>
            </w:pPr>
            <w:r>
              <w:rPr>
                <w:color w:val="000000" w:themeColor="text1"/>
              </w:rPr>
              <w:t>Protocol is selected</w:t>
            </w:r>
          </w:p>
        </w:tc>
      </w:tr>
      <w:tr w:rsidR="00CE04DE" w:rsidRPr="00FF07DD" w:rsidTr="00C8570C">
        <w:trPr>
          <w:trHeight w:val="420"/>
        </w:trPr>
        <w:tc>
          <w:tcPr>
            <w:tcW w:w="1525" w:type="dxa"/>
            <w:gridSpan w:val="2"/>
          </w:tcPr>
          <w:p w:rsidR="00CE04DE" w:rsidRPr="00FF07DD" w:rsidRDefault="00CE04DE" w:rsidP="002244B0">
            <w:pPr>
              <w:pStyle w:val="TableHeader"/>
              <w:rPr>
                <w:sz w:val="18"/>
              </w:rPr>
            </w:pPr>
            <w:r w:rsidRPr="0089503A">
              <w:t>Post-Conditions</w:t>
            </w:r>
          </w:p>
        </w:tc>
        <w:tc>
          <w:tcPr>
            <w:tcW w:w="7555" w:type="dxa"/>
            <w:gridSpan w:val="3"/>
          </w:tcPr>
          <w:p w:rsidR="00CE04DE" w:rsidRPr="00FF07DD" w:rsidRDefault="00CE04DE" w:rsidP="00CE04DE">
            <w:pPr>
              <w:widowControl w:val="0"/>
              <w:rPr>
                <w:color w:val="000000" w:themeColor="text1"/>
              </w:rPr>
            </w:pPr>
            <w:r>
              <w:rPr>
                <w:color w:val="000000" w:themeColor="text1"/>
              </w:rPr>
              <w:t>N-number of Test cases will be generated.</w:t>
            </w:r>
          </w:p>
        </w:tc>
      </w:tr>
      <w:tr w:rsidR="00CE04DE" w:rsidRPr="00FF07DD" w:rsidTr="00C8570C">
        <w:trPr>
          <w:trHeight w:val="420"/>
        </w:trPr>
        <w:tc>
          <w:tcPr>
            <w:tcW w:w="1525" w:type="dxa"/>
            <w:gridSpan w:val="2"/>
          </w:tcPr>
          <w:p w:rsidR="00CE04DE" w:rsidRPr="0089503A" w:rsidRDefault="00CE04DE" w:rsidP="002244B0">
            <w:pPr>
              <w:pStyle w:val="TableHeader"/>
            </w:pPr>
            <w:r>
              <w:t>Special Requirements</w:t>
            </w:r>
          </w:p>
        </w:tc>
        <w:tc>
          <w:tcPr>
            <w:tcW w:w="7555" w:type="dxa"/>
            <w:gridSpan w:val="3"/>
          </w:tcPr>
          <w:p w:rsidR="00CE04DE" w:rsidRPr="00FF07DD" w:rsidRDefault="00CE04DE" w:rsidP="00CE04DE">
            <w:pPr>
              <w:widowControl w:val="0"/>
              <w:rPr>
                <w:color w:val="000000" w:themeColor="text1"/>
              </w:rPr>
            </w:pPr>
            <w:r>
              <w:rPr>
                <w:color w:val="000000" w:themeColor="text1"/>
              </w:rPr>
              <w:t>None</w:t>
            </w:r>
          </w:p>
        </w:tc>
      </w:tr>
      <w:tr w:rsidR="00CE04DE" w:rsidRPr="00FF07DD" w:rsidTr="00C8570C">
        <w:trPr>
          <w:trHeight w:val="420"/>
        </w:trPr>
        <w:tc>
          <w:tcPr>
            <w:tcW w:w="9080" w:type="dxa"/>
            <w:gridSpan w:val="5"/>
          </w:tcPr>
          <w:p w:rsidR="00CE04DE" w:rsidRPr="00FF07DD" w:rsidRDefault="00CE04DE" w:rsidP="002244B0">
            <w:pPr>
              <w:pStyle w:val="TableHeader"/>
            </w:pPr>
            <w:r>
              <w:t>Basic Flow</w:t>
            </w:r>
          </w:p>
        </w:tc>
      </w:tr>
      <w:tr w:rsidR="00CE04DE" w:rsidRPr="00FF07DD" w:rsidTr="00CE04DE">
        <w:trPr>
          <w:trHeight w:val="485"/>
        </w:trPr>
        <w:tc>
          <w:tcPr>
            <w:tcW w:w="4405" w:type="dxa"/>
            <w:gridSpan w:val="3"/>
          </w:tcPr>
          <w:p w:rsidR="00CE04DE" w:rsidRPr="0089503A" w:rsidRDefault="00CE04DE" w:rsidP="002244B0">
            <w:pPr>
              <w:pStyle w:val="TableHeader"/>
            </w:pPr>
            <w:r w:rsidRPr="0089503A">
              <w:t>Actor Action</w:t>
            </w:r>
          </w:p>
        </w:tc>
        <w:tc>
          <w:tcPr>
            <w:tcW w:w="4675" w:type="dxa"/>
            <w:gridSpan w:val="2"/>
          </w:tcPr>
          <w:p w:rsidR="00CE04DE" w:rsidRPr="0089503A" w:rsidRDefault="00CE04DE" w:rsidP="00CE04DE">
            <w:pPr>
              <w:widowControl w:val="0"/>
              <w:jc w:val="center"/>
              <w:rPr>
                <w:b/>
                <w:color w:val="000000" w:themeColor="text1"/>
                <w:szCs w:val="18"/>
              </w:rPr>
            </w:pPr>
            <w:r w:rsidRPr="0089503A">
              <w:rPr>
                <w:b/>
                <w:color w:val="000000" w:themeColor="text1"/>
                <w:szCs w:val="18"/>
              </w:rPr>
              <w:t>System Response</w:t>
            </w:r>
          </w:p>
        </w:tc>
      </w:tr>
      <w:tr w:rsidR="00CE04DE" w:rsidRPr="00FF07DD" w:rsidTr="00C8570C">
        <w:trPr>
          <w:trHeight w:val="420"/>
        </w:trPr>
        <w:tc>
          <w:tcPr>
            <w:tcW w:w="535" w:type="dxa"/>
          </w:tcPr>
          <w:p w:rsidR="00CE04DE" w:rsidRPr="00FF07DD" w:rsidRDefault="00CE04DE" w:rsidP="00CE04DE">
            <w:pPr>
              <w:widowControl w:val="0"/>
              <w:jc w:val="center"/>
              <w:rPr>
                <w:color w:val="000000" w:themeColor="text1"/>
              </w:rPr>
            </w:pPr>
            <w:r w:rsidRPr="00FF07DD">
              <w:rPr>
                <w:color w:val="000000" w:themeColor="text1"/>
              </w:rPr>
              <w:t>1</w:t>
            </w:r>
          </w:p>
        </w:tc>
        <w:tc>
          <w:tcPr>
            <w:tcW w:w="3870" w:type="dxa"/>
            <w:gridSpan w:val="2"/>
          </w:tcPr>
          <w:p w:rsidR="00CE04DE" w:rsidRPr="00FF07DD" w:rsidRDefault="00CE04DE" w:rsidP="00CE04DE">
            <w:pPr>
              <w:widowControl w:val="0"/>
              <w:rPr>
                <w:color w:val="000000" w:themeColor="text1"/>
              </w:rPr>
            </w:pPr>
            <w:r>
              <w:rPr>
                <w:color w:val="000000" w:themeColor="text1"/>
              </w:rPr>
              <w:t>User provide an input seed</w:t>
            </w:r>
          </w:p>
        </w:tc>
        <w:tc>
          <w:tcPr>
            <w:tcW w:w="450" w:type="dxa"/>
          </w:tcPr>
          <w:p w:rsidR="00CE04DE" w:rsidRPr="00FF07DD" w:rsidRDefault="00CE04DE" w:rsidP="00CE04DE">
            <w:pPr>
              <w:widowControl w:val="0"/>
              <w:jc w:val="center"/>
              <w:rPr>
                <w:color w:val="000000" w:themeColor="text1"/>
              </w:rPr>
            </w:pPr>
            <w:r w:rsidRPr="00FF07DD">
              <w:rPr>
                <w:color w:val="000000" w:themeColor="text1"/>
              </w:rPr>
              <w:t>2</w:t>
            </w:r>
          </w:p>
        </w:tc>
        <w:tc>
          <w:tcPr>
            <w:tcW w:w="4225" w:type="dxa"/>
          </w:tcPr>
          <w:p w:rsidR="00CE04DE" w:rsidRPr="00FF07DD" w:rsidRDefault="00CE04DE" w:rsidP="00CE04DE">
            <w:pPr>
              <w:widowControl w:val="0"/>
              <w:rPr>
                <w:color w:val="000000" w:themeColor="text1"/>
              </w:rPr>
            </w:pPr>
            <w:r>
              <w:rPr>
                <w:color w:val="000000" w:themeColor="text1"/>
              </w:rPr>
              <w:t>System accepts seed.</w:t>
            </w:r>
          </w:p>
        </w:tc>
      </w:tr>
      <w:tr w:rsidR="00CE04DE" w:rsidRPr="00FF07DD" w:rsidTr="00C8570C">
        <w:trPr>
          <w:trHeight w:val="420"/>
        </w:trPr>
        <w:tc>
          <w:tcPr>
            <w:tcW w:w="535" w:type="dxa"/>
          </w:tcPr>
          <w:p w:rsidR="00CE04DE" w:rsidRPr="00FF07DD" w:rsidRDefault="00CE04DE" w:rsidP="00CE04DE">
            <w:pPr>
              <w:widowControl w:val="0"/>
              <w:jc w:val="center"/>
              <w:rPr>
                <w:color w:val="000000" w:themeColor="text1"/>
              </w:rPr>
            </w:pPr>
            <w:r w:rsidRPr="00FF07DD">
              <w:rPr>
                <w:color w:val="000000" w:themeColor="text1"/>
              </w:rPr>
              <w:t>3</w:t>
            </w:r>
          </w:p>
        </w:tc>
        <w:tc>
          <w:tcPr>
            <w:tcW w:w="3870" w:type="dxa"/>
            <w:gridSpan w:val="2"/>
          </w:tcPr>
          <w:p w:rsidR="00CE04DE" w:rsidRPr="00FF07DD" w:rsidRDefault="00CE04DE" w:rsidP="00CE04DE">
            <w:pPr>
              <w:widowControl w:val="0"/>
              <w:rPr>
                <w:color w:val="000000" w:themeColor="text1"/>
              </w:rPr>
            </w:pPr>
            <w:r>
              <w:rPr>
                <w:color w:val="000000" w:themeColor="text1"/>
              </w:rPr>
              <w:t>User provide the number of test cases</w:t>
            </w:r>
          </w:p>
        </w:tc>
        <w:tc>
          <w:tcPr>
            <w:tcW w:w="450" w:type="dxa"/>
          </w:tcPr>
          <w:p w:rsidR="00CE04DE" w:rsidRPr="00FF07DD" w:rsidRDefault="00CE04DE" w:rsidP="00CE04DE">
            <w:pPr>
              <w:widowControl w:val="0"/>
              <w:jc w:val="center"/>
              <w:rPr>
                <w:color w:val="000000" w:themeColor="text1"/>
              </w:rPr>
            </w:pPr>
            <w:r w:rsidRPr="00FF07DD">
              <w:rPr>
                <w:color w:val="000000" w:themeColor="text1"/>
              </w:rPr>
              <w:t>4</w:t>
            </w:r>
          </w:p>
        </w:tc>
        <w:tc>
          <w:tcPr>
            <w:tcW w:w="4225" w:type="dxa"/>
          </w:tcPr>
          <w:p w:rsidR="00CE04DE" w:rsidRPr="00FF07DD" w:rsidRDefault="00CE04DE" w:rsidP="00CE04DE">
            <w:pPr>
              <w:widowControl w:val="0"/>
              <w:rPr>
                <w:color w:val="000000" w:themeColor="text1"/>
              </w:rPr>
            </w:pPr>
            <w:r>
              <w:rPr>
                <w:color w:val="000000" w:themeColor="text1"/>
              </w:rPr>
              <w:t>System displays the number of test cases on screen</w:t>
            </w:r>
          </w:p>
        </w:tc>
      </w:tr>
      <w:tr w:rsidR="00CE04DE" w:rsidRPr="00FF07DD" w:rsidTr="00C8570C">
        <w:trPr>
          <w:trHeight w:val="420"/>
        </w:trPr>
        <w:tc>
          <w:tcPr>
            <w:tcW w:w="535" w:type="dxa"/>
          </w:tcPr>
          <w:p w:rsidR="00CE04DE" w:rsidRPr="00FF07DD" w:rsidRDefault="00CE04DE" w:rsidP="00CE04DE">
            <w:pPr>
              <w:widowControl w:val="0"/>
              <w:jc w:val="center"/>
              <w:rPr>
                <w:color w:val="000000" w:themeColor="text1"/>
              </w:rPr>
            </w:pPr>
            <w:r>
              <w:rPr>
                <w:color w:val="000000" w:themeColor="text1"/>
              </w:rPr>
              <w:t>5</w:t>
            </w:r>
          </w:p>
        </w:tc>
        <w:tc>
          <w:tcPr>
            <w:tcW w:w="3870" w:type="dxa"/>
            <w:gridSpan w:val="2"/>
          </w:tcPr>
          <w:p w:rsidR="00CE04DE" w:rsidRPr="00FF07DD" w:rsidRDefault="00CE04DE" w:rsidP="00CE04DE">
            <w:pPr>
              <w:widowControl w:val="0"/>
              <w:rPr>
                <w:color w:val="000000" w:themeColor="text1"/>
              </w:rPr>
            </w:pPr>
            <w:r>
              <w:rPr>
                <w:color w:val="000000" w:themeColor="text1"/>
              </w:rPr>
              <w:t>User selects to generate the test cases.</w:t>
            </w:r>
          </w:p>
        </w:tc>
        <w:tc>
          <w:tcPr>
            <w:tcW w:w="450" w:type="dxa"/>
          </w:tcPr>
          <w:p w:rsidR="00CE04DE" w:rsidRPr="00FF07DD" w:rsidRDefault="00CE04DE" w:rsidP="00CE04DE">
            <w:pPr>
              <w:widowControl w:val="0"/>
              <w:jc w:val="center"/>
              <w:rPr>
                <w:color w:val="000000" w:themeColor="text1"/>
              </w:rPr>
            </w:pPr>
            <w:r>
              <w:rPr>
                <w:color w:val="000000" w:themeColor="text1"/>
              </w:rPr>
              <w:t>6</w:t>
            </w:r>
          </w:p>
        </w:tc>
        <w:tc>
          <w:tcPr>
            <w:tcW w:w="4225" w:type="dxa"/>
          </w:tcPr>
          <w:p w:rsidR="00CE04DE" w:rsidRDefault="00CE04DE" w:rsidP="00CE04DE">
            <w:pPr>
              <w:widowControl w:val="0"/>
              <w:rPr>
                <w:color w:val="000000" w:themeColor="text1"/>
              </w:rPr>
            </w:pPr>
            <w:r>
              <w:rPr>
                <w:color w:val="000000" w:themeColor="text1"/>
              </w:rPr>
              <w:t>System generates the test cases with maximum code coverage.</w:t>
            </w:r>
          </w:p>
        </w:tc>
      </w:tr>
      <w:tr w:rsidR="00CE04DE" w:rsidRPr="00FF07DD" w:rsidTr="00C8570C">
        <w:trPr>
          <w:trHeight w:val="420"/>
        </w:trPr>
        <w:tc>
          <w:tcPr>
            <w:tcW w:w="9080" w:type="dxa"/>
            <w:gridSpan w:val="5"/>
          </w:tcPr>
          <w:p w:rsidR="00CE04DE" w:rsidRPr="00FF07DD" w:rsidRDefault="00CE04DE" w:rsidP="00CE04DE">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CE04DE" w:rsidRPr="00FF07DD" w:rsidTr="00C8570C">
        <w:trPr>
          <w:trHeight w:val="420"/>
        </w:trPr>
        <w:tc>
          <w:tcPr>
            <w:tcW w:w="535" w:type="dxa"/>
          </w:tcPr>
          <w:p w:rsidR="00CE04DE" w:rsidRPr="00FF07DD" w:rsidRDefault="00CE04DE" w:rsidP="00CE04DE">
            <w:pPr>
              <w:widowControl w:val="0"/>
              <w:jc w:val="center"/>
              <w:rPr>
                <w:color w:val="000000" w:themeColor="text1"/>
              </w:rPr>
            </w:pPr>
            <w:r>
              <w:rPr>
                <w:color w:val="000000" w:themeColor="text1"/>
              </w:rPr>
              <w:t>5</w:t>
            </w:r>
          </w:p>
        </w:tc>
        <w:tc>
          <w:tcPr>
            <w:tcW w:w="3870" w:type="dxa"/>
            <w:gridSpan w:val="2"/>
          </w:tcPr>
          <w:p w:rsidR="00CE04DE" w:rsidRPr="00FF07DD" w:rsidRDefault="00CE04DE" w:rsidP="00CE04DE">
            <w:pPr>
              <w:widowControl w:val="0"/>
              <w:rPr>
                <w:color w:val="000000" w:themeColor="text1"/>
              </w:rPr>
            </w:pPr>
            <w:r>
              <w:rPr>
                <w:color w:val="000000" w:themeColor="text1"/>
              </w:rPr>
              <w:t>User selects to generate the test cases.</w:t>
            </w:r>
          </w:p>
        </w:tc>
        <w:tc>
          <w:tcPr>
            <w:tcW w:w="450" w:type="dxa"/>
          </w:tcPr>
          <w:p w:rsidR="00CE04DE" w:rsidRPr="00FF07DD" w:rsidRDefault="00CE04DE" w:rsidP="00CE04DE">
            <w:pPr>
              <w:widowControl w:val="0"/>
              <w:jc w:val="center"/>
              <w:rPr>
                <w:b/>
                <w:color w:val="000000" w:themeColor="text1"/>
              </w:rPr>
            </w:pPr>
            <w:r>
              <w:rPr>
                <w:color w:val="000000" w:themeColor="text1"/>
              </w:rPr>
              <w:t>6</w:t>
            </w:r>
            <w:r w:rsidRPr="00FD1CBA">
              <w:rPr>
                <w:color w:val="000000" w:themeColor="text1"/>
              </w:rPr>
              <w:t>-A</w:t>
            </w:r>
          </w:p>
        </w:tc>
        <w:tc>
          <w:tcPr>
            <w:tcW w:w="4225" w:type="dxa"/>
          </w:tcPr>
          <w:p w:rsidR="00CE04DE" w:rsidRPr="00FF07DD" w:rsidRDefault="00CE04DE" w:rsidP="00CE04DE">
            <w:pPr>
              <w:keepNext/>
              <w:widowControl w:val="0"/>
              <w:rPr>
                <w:i/>
                <w:color w:val="000000" w:themeColor="text1"/>
              </w:rPr>
            </w:pPr>
            <w:r w:rsidRPr="00FF07DD">
              <w:rPr>
                <w:color w:val="000000" w:themeColor="text1"/>
              </w:rPr>
              <w:t xml:space="preserve">The system </w:t>
            </w:r>
            <w:r>
              <w:rPr>
                <w:color w:val="000000" w:themeColor="text1"/>
              </w:rPr>
              <w:t>responds with an error message: “Empty seed is provide”</w:t>
            </w:r>
          </w:p>
        </w:tc>
      </w:tr>
    </w:tbl>
    <w:p w:rsidR="00E85991" w:rsidRPr="00EA3755" w:rsidRDefault="00E85991" w:rsidP="00E85991"/>
    <w:p w:rsidR="00341F31" w:rsidRPr="0089503A" w:rsidRDefault="00341F31" w:rsidP="00341F31">
      <w:pPr>
        <w:pStyle w:val="Heading2"/>
        <w:rPr>
          <w:rFonts w:ascii="Times New Roman" w:hAnsi="Times New Roman" w:cs="Times New Roman"/>
        </w:rPr>
      </w:pPr>
      <w:bookmarkStart w:id="62" w:name="_Toc21015838"/>
      <w:bookmarkStart w:id="63" w:name="_Toc23336603"/>
      <w:r>
        <w:rPr>
          <w:rFonts w:ascii="Times New Roman" w:hAnsi="Times New Roman" w:cs="Times New Roman"/>
        </w:rPr>
        <w:t>S</w:t>
      </w:r>
      <w:bookmarkEnd w:id="62"/>
      <w:bookmarkEnd w:id="63"/>
      <w:r>
        <w:rPr>
          <w:rFonts w:ascii="Times New Roman" w:hAnsi="Times New Roman" w:cs="Times New Roman"/>
        </w:rPr>
        <w:t>elect a Built-in Input Seed</w:t>
      </w:r>
    </w:p>
    <w:p w:rsidR="00341F31" w:rsidRPr="00FF07DD" w:rsidRDefault="00341F31" w:rsidP="00341F31">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341F31" w:rsidRPr="00FF07DD" w:rsidTr="00515D09">
        <w:trPr>
          <w:trHeight w:val="420"/>
        </w:trPr>
        <w:tc>
          <w:tcPr>
            <w:tcW w:w="1525" w:type="dxa"/>
            <w:gridSpan w:val="2"/>
          </w:tcPr>
          <w:p w:rsidR="00341F31" w:rsidRPr="00FF07DD" w:rsidRDefault="00341F31" w:rsidP="002244B0">
            <w:pPr>
              <w:pStyle w:val="TableHeader"/>
            </w:pPr>
            <w:r w:rsidRPr="00FF07DD">
              <w:t>Name</w:t>
            </w:r>
          </w:p>
        </w:tc>
        <w:tc>
          <w:tcPr>
            <w:tcW w:w="7555" w:type="dxa"/>
            <w:gridSpan w:val="3"/>
          </w:tcPr>
          <w:p w:rsidR="00341F31" w:rsidRPr="00FF07DD" w:rsidRDefault="00341F31" w:rsidP="00515D09">
            <w:pPr>
              <w:widowControl w:val="0"/>
              <w:rPr>
                <w:color w:val="000000" w:themeColor="text1"/>
              </w:rPr>
            </w:pPr>
            <w:r>
              <w:rPr>
                <w:color w:val="000000" w:themeColor="text1"/>
              </w:rPr>
              <w:t>Select a Built-in Input Seed</w:t>
            </w:r>
          </w:p>
        </w:tc>
      </w:tr>
      <w:tr w:rsidR="00341F31" w:rsidRPr="00FF07DD" w:rsidTr="00515D09">
        <w:trPr>
          <w:trHeight w:val="420"/>
        </w:trPr>
        <w:tc>
          <w:tcPr>
            <w:tcW w:w="1525" w:type="dxa"/>
            <w:gridSpan w:val="2"/>
          </w:tcPr>
          <w:p w:rsidR="00341F31" w:rsidRPr="00FF07DD" w:rsidRDefault="00341F31" w:rsidP="002244B0">
            <w:pPr>
              <w:pStyle w:val="TableHeader"/>
              <w:rPr>
                <w:sz w:val="18"/>
              </w:rPr>
            </w:pPr>
            <w:r w:rsidRPr="0089503A">
              <w:t>Actors</w:t>
            </w:r>
          </w:p>
        </w:tc>
        <w:tc>
          <w:tcPr>
            <w:tcW w:w="7555" w:type="dxa"/>
            <w:gridSpan w:val="3"/>
          </w:tcPr>
          <w:p w:rsidR="00341F31" w:rsidRPr="00FF07DD" w:rsidRDefault="00341F31" w:rsidP="00515D09">
            <w:pPr>
              <w:widowControl w:val="0"/>
              <w:rPr>
                <w:color w:val="000000" w:themeColor="text1"/>
              </w:rPr>
            </w:pPr>
            <w:r>
              <w:rPr>
                <w:color w:val="000000" w:themeColor="text1"/>
              </w:rPr>
              <w:t>User</w:t>
            </w:r>
          </w:p>
        </w:tc>
      </w:tr>
      <w:tr w:rsidR="00341F31" w:rsidRPr="00FF07DD" w:rsidTr="00515D09">
        <w:trPr>
          <w:trHeight w:val="420"/>
        </w:trPr>
        <w:tc>
          <w:tcPr>
            <w:tcW w:w="1525" w:type="dxa"/>
            <w:gridSpan w:val="2"/>
          </w:tcPr>
          <w:p w:rsidR="00341F31" w:rsidRPr="00FF07DD" w:rsidRDefault="00341F31" w:rsidP="002244B0">
            <w:pPr>
              <w:pStyle w:val="TableHeader"/>
              <w:rPr>
                <w:sz w:val="18"/>
              </w:rPr>
            </w:pPr>
            <w:r w:rsidRPr="0089503A">
              <w:t>Summary</w:t>
            </w:r>
          </w:p>
        </w:tc>
        <w:tc>
          <w:tcPr>
            <w:tcW w:w="7555" w:type="dxa"/>
            <w:gridSpan w:val="3"/>
          </w:tcPr>
          <w:p w:rsidR="00341F31" w:rsidRPr="00FF07DD" w:rsidRDefault="00341F31" w:rsidP="00515D09">
            <w:pPr>
              <w:widowControl w:val="0"/>
              <w:rPr>
                <w:color w:val="000000" w:themeColor="text1"/>
              </w:rPr>
            </w:pPr>
            <w:r>
              <w:rPr>
                <w:color w:val="000000" w:themeColor="text1"/>
              </w:rPr>
              <w:t>The user shall select one of many built-in available input seed</w:t>
            </w:r>
          </w:p>
        </w:tc>
      </w:tr>
      <w:tr w:rsidR="00341F31" w:rsidRPr="00FF07DD" w:rsidTr="00515D09">
        <w:trPr>
          <w:trHeight w:val="420"/>
        </w:trPr>
        <w:tc>
          <w:tcPr>
            <w:tcW w:w="1525" w:type="dxa"/>
            <w:gridSpan w:val="2"/>
          </w:tcPr>
          <w:p w:rsidR="00341F31" w:rsidRPr="00FF07DD" w:rsidRDefault="00341F31" w:rsidP="002244B0">
            <w:pPr>
              <w:pStyle w:val="TableHeader"/>
              <w:rPr>
                <w:sz w:val="18"/>
              </w:rPr>
            </w:pPr>
            <w:r w:rsidRPr="0089503A">
              <w:t>Pre-Conditions</w:t>
            </w:r>
          </w:p>
        </w:tc>
        <w:tc>
          <w:tcPr>
            <w:tcW w:w="7555" w:type="dxa"/>
            <w:gridSpan w:val="3"/>
          </w:tcPr>
          <w:p w:rsidR="00341F31" w:rsidRPr="00FF07DD" w:rsidRDefault="00E32D81" w:rsidP="00515D09">
            <w:pPr>
              <w:widowControl w:val="0"/>
              <w:rPr>
                <w:color w:val="000000" w:themeColor="text1"/>
              </w:rPr>
            </w:pPr>
            <w:r>
              <w:rPr>
                <w:color w:val="000000" w:themeColor="text1"/>
              </w:rPr>
              <w:t>Fuzzing category is selected</w:t>
            </w:r>
          </w:p>
        </w:tc>
      </w:tr>
      <w:tr w:rsidR="00341F31" w:rsidRPr="00FF07DD" w:rsidTr="00515D09">
        <w:trPr>
          <w:trHeight w:val="420"/>
        </w:trPr>
        <w:tc>
          <w:tcPr>
            <w:tcW w:w="1525" w:type="dxa"/>
            <w:gridSpan w:val="2"/>
          </w:tcPr>
          <w:p w:rsidR="00341F31" w:rsidRPr="00FF07DD" w:rsidRDefault="00341F31" w:rsidP="002244B0">
            <w:pPr>
              <w:pStyle w:val="TableHeader"/>
              <w:rPr>
                <w:sz w:val="18"/>
              </w:rPr>
            </w:pPr>
            <w:r w:rsidRPr="0089503A">
              <w:t>Post-Conditions</w:t>
            </w:r>
          </w:p>
        </w:tc>
        <w:tc>
          <w:tcPr>
            <w:tcW w:w="7555" w:type="dxa"/>
            <w:gridSpan w:val="3"/>
          </w:tcPr>
          <w:p w:rsidR="00341F31" w:rsidRPr="00FF07DD" w:rsidRDefault="00341F31" w:rsidP="00515D09">
            <w:pPr>
              <w:widowControl w:val="0"/>
              <w:rPr>
                <w:color w:val="000000" w:themeColor="text1"/>
              </w:rPr>
            </w:pPr>
            <w:r>
              <w:rPr>
                <w:color w:val="000000" w:themeColor="text1"/>
              </w:rPr>
              <w:t xml:space="preserve">Built-in Input Seed will be selected and displayed </w:t>
            </w:r>
            <w:r w:rsidR="001B742A">
              <w:rPr>
                <w:color w:val="000000" w:themeColor="text1"/>
              </w:rPr>
              <w:t>on the configuration screen.</w:t>
            </w:r>
          </w:p>
        </w:tc>
      </w:tr>
      <w:tr w:rsidR="00341F31" w:rsidRPr="00FF07DD" w:rsidTr="00515D09">
        <w:trPr>
          <w:trHeight w:val="420"/>
        </w:trPr>
        <w:tc>
          <w:tcPr>
            <w:tcW w:w="1525" w:type="dxa"/>
            <w:gridSpan w:val="2"/>
          </w:tcPr>
          <w:p w:rsidR="00341F31" w:rsidRPr="0089503A" w:rsidRDefault="00341F31" w:rsidP="002244B0">
            <w:pPr>
              <w:pStyle w:val="TableHeader"/>
            </w:pPr>
            <w:r>
              <w:t>Special Requirements</w:t>
            </w:r>
          </w:p>
        </w:tc>
        <w:tc>
          <w:tcPr>
            <w:tcW w:w="7555" w:type="dxa"/>
            <w:gridSpan w:val="3"/>
          </w:tcPr>
          <w:p w:rsidR="00341F31" w:rsidRPr="00FF07DD" w:rsidRDefault="00341F31" w:rsidP="00515D09">
            <w:pPr>
              <w:widowControl w:val="0"/>
              <w:rPr>
                <w:color w:val="000000" w:themeColor="text1"/>
              </w:rPr>
            </w:pPr>
            <w:r>
              <w:rPr>
                <w:color w:val="000000" w:themeColor="text1"/>
              </w:rPr>
              <w:t>None</w:t>
            </w:r>
          </w:p>
        </w:tc>
      </w:tr>
      <w:tr w:rsidR="00341F31" w:rsidRPr="00FF07DD" w:rsidTr="00515D09">
        <w:trPr>
          <w:trHeight w:val="420"/>
        </w:trPr>
        <w:tc>
          <w:tcPr>
            <w:tcW w:w="9080" w:type="dxa"/>
            <w:gridSpan w:val="5"/>
          </w:tcPr>
          <w:p w:rsidR="00341F31" w:rsidRPr="00FF07DD" w:rsidRDefault="00341F31" w:rsidP="002244B0">
            <w:pPr>
              <w:pStyle w:val="TableHeader"/>
            </w:pPr>
            <w:r>
              <w:t>Basic Flow</w:t>
            </w:r>
          </w:p>
        </w:tc>
      </w:tr>
      <w:tr w:rsidR="00341F31" w:rsidRPr="00FF07DD" w:rsidTr="00515D09">
        <w:trPr>
          <w:trHeight w:val="420"/>
        </w:trPr>
        <w:tc>
          <w:tcPr>
            <w:tcW w:w="4405" w:type="dxa"/>
            <w:gridSpan w:val="3"/>
          </w:tcPr>
          <w:p w:rsidR="00341F31" w:rsidRPr="0089503A" w:rsidRDefault="00341F31" w:rsidP="002244B0">
            <w:pPr>
              <w:pStyle w:val="TableHeader"/>
            </w:pPr>
            <w:r w:rsidRPr="0089503A">
              <w:t>Actor Action</w:t>
            </w:r>
          </w:p>
        </w:tc>
        <w:tc>
          <w:tcPr>
            <w:tcW w:w="4675" w:type="dxa"/>
            <w:gridSpan w:val="2"/>
          </w:tcPr>
          <w:p w:rsidR="00341F31" w:rsidRPr="0089503A" w:rsidRDefault="00341F31" w:rsidP="00515D09">
            <w:pPr>
              <w:widowControl w:val="0"/>
              <w:jc w:val="center"/>
              <w:rPr>
                <w:b/>
                <w:color w:val="000000" w:themeColor="text1"/>
                <w:szCs w:val="18"/>
              </w:rPr>
            </w:pPr>
            <w:r w:rsidRPr="0089503A">
              <w:rPr>
                <w:b/>
                <w:color w:val="000000" w:themeColor="text1"/>
                <w:szCs w:val="18"/>
              </w:rPr>
              <w:t>System Response</w:t>
            </w:r>
          </w:p>
        </w:tc>
      </w:tr>
      <w:tr w:rsidR="00341F31" w:rsidRPr="00FF07DD" w:rsidTr="00515D09">
        <w:trPr>
          <w:trHeight w:val="420"/>
        </w:trPr>
        <w:tc>
          <w:tcPr>
            <w:tcW w:w="535" w:type="dxa"/>
          </w:tcPr>
          <w:p w:rsidR="00341F31" w:rsidRPr="00FF07DD" w:rsidRDefault="00341F31" w:rsidP="00515D09">
            <w:pPr>
              <w:widowControl w:val="0"/>
              <w:jc w:val="center"/>
              <w:rPr>
                <w:color w:val="000000" w:themeColor="text1"/>
              </w:rPr>
            </w:pPr>
            <w:r w:rsidRPr="00FF07DD">
              <w:rPr>
                <w:color w:val="000000" w:themeColor="text1"/>
              </w:rPr>
              <w:t>1</w:t>
            </w:r>
          </w:p>
        </w:tc>
        <w:tc>
          <w:tcPr>
            <w:tcW w:w="3870" w:type="dxa"/>
            <w:gridSpan w:val="2"/>
          </w:tcPr>
          <w:p w:rsidR="00341F31" w:rsidRPr="00FF07DD" w:rsidRDefault="001B742A" w:rsidP="00515D09">
            <w:pPr>
              <w:widowControl w:val="0"/>
              <w:rPr>
                <w:color w:val="000000" w:themeColor="text1"/>
              </w:rPr>
            </w:pPr>
            <w:r>
              <w:rPr>
                <w:color w:val="000000" w:themeColor="text1"/>
              </w:rPr>
              <w:t>The user open configuration page</w:t>
            </w:r>
          </w:p>
        </w:tc>
        <w:tc>
          <w:tcPr>
            <w:tcW w:w="450" w:type="dxa"/>
          </w:tcPr>
          <w:p w:rsidR="00341F31" w:rsidRPr="00FF07DD" w:rsidRDefault="00341F31" w:rsidP="00515D09">
            <w:pPr>
              <w:widowControl w:val="0"/>
              <w:jc w:val="center"/>
              <w:rPr>
                <w:color w:val="000000" w:themeColor="text1"/>
              </w:rPr>
            </w:pPr>
            <w:r w:rsidRPr="00FF07DD">
              <w:rPr>
                <w:color w:val="000000" w:themeColor="text1"/>
              </w:rPr>
              <w:t>2</w:t>
            </w:r>
          </w:p>
        </w:tc>
        <w:tc>
          <w:tcPr>
            <w:tcW w:w="4225" w:type="dxa"/>
          </w:tcPr>
          <w:p w:rsidR="00341F31" w:rsidRPr="00FF07DD" w:rsidRDefault="001B742A" w:rsidP="00515D09">
            <w:pPr>
              <w:widowControl w:val="0"/>
              <w:rPr>
                <w:color w:val="000000" w:themeColor="text1"/>
              </w:rPr>
            </w:pPr>
            <w:r>
              <w:rPr>
                <w:color w:val="000000" w:themeColor="text1"/>
              </w:rPr>
              <w:t>Configuration page is opened</w:t>
            </w:r>
          </w:p>
        </w:tc>
      </w:tr>
      <w:tr w:rsidR="00341F31" w:rsidRPr="00FF07DD" w:rsidTr="00515D09">
        <w:trPr>
          <w:trHeight w:val="420"/>
        </w:trPr>
        <w:tc>
          <w:tcPr>
            <w:tcW w:w="535" w:type="dxa"/>
          </w:tcPr>
          <w:p w:rsidR="00341F31" w:rsidRPr="00FF07DD" w:rsidRDefault="00341F31" w:rsidP="00515D09">
            <w:pPr>
              <w:widowControl w:val="0"/>
              <w:jc w:val="center"/>
              <w:rPr>
                <w:color w:val="000000" w:themeColor="text1"/>
              </w:rPr>
            </w:pPr>
            <w:r w:rsidRPr="00FF07DD">
              <w:rPr>
                <w:color w:val="000000" w:themeColor="text1"/>
              </w:rPr>
              <w:t>3</w:t>
            </w:r>
          </w:p>
        </w:tc>
        <w:tc>
          <w:tcPr>
            <w:tcW w:w="3870" w:type="dxa"/>
            <w:gridSpan w:val="2"/>
          </w:tcPr>
          <w:p w:rsidR="00341F31" w:rsidRPr="00FF07DD" w:rsidRDefault="00341F31" w:rsidP="001B742A">
            <w:pPr>
              <w:widowControl w:val="0"/>
              <w:rPr>
                <w:color w:val="000000" w:themeColor="text1"/>
              </w:rPr>
            </w:pPr>
            <w:r w:rsidRPr="00FF07DD">
              <w:rPr>
                <w:color w:val="000000" w:themeColor="text1"/>
              </w:rPr>
              <w:t xml:space="preserve">The user </w:t>
            </w:r>
            <w:r w:rsidR="001B742A">
              <w:rPr>
                <w:color w:val="000000" w:themeColor="text1"/>
              </w:rPr>
              <w:t>clicks on select a built-in input seed.</w:t>
            </w:r>
          </w:p>
        </w:tc>
        <w:tc>
          <w:tcPr>
            <w:tcW w:w="450" w:type="dxa"/>
          </w:tcPr>
          <w:p w:rsidR="00341F31" w:rsidRPr="00FF07DD" w:rsidRDefault="00341F31" w:rsidP="00515D09">
            <w:pPr>
              <w:widowControl w:val="0"/>
              <w:jc w:val="center"/>
              <w:rPr>
                <w:color w:val="000000" w:themeColor="text1"/>
              </w:rPr>
            </w:pPr>
            <w:r w:rsidRPr="00FF07DD">
              <w:rPr>
                <w:color w:val="000000" w:themeColor="text1"/>
              </w:rPr>
              <w:t>4</w:t>
            </w:r>
          </w:p>
        </w:tc>
        <w:tc>
          <w:tcPr>
            <w:tcW w:w="4225" w:type="dxa"/>
          </w:tcPr>
          <w:p w:rsidR="00341F31" w:rsidRPr="00FF07DD" w:rsidRDefault="001B742A" w:rsidP="00515D09">
            <w:pPr>
              <w:widowControl w:val="0"/>
              <w:rPr>
                <w:color w:val="000000" w:themeColor="text1"/>
              </w:rPr>
            </w:pPr>
            <w:r>
              <w:rPr>
                <w:color w:val="000000" w:themeColor="text1"/>
              </w:rPr>
              <w:t>A list of built-in input seeds will be displayed</w:t>
            </w:r>
          </w:p>
        </w:tc>
      </w:tr>
      <w:tr w:rsidR="001B742A" w:rsidRPr="00FF07DD" w:rsidTr="00515D09">
        <w:trPr>
          <w:trHeight w:val="420"/>
        </w:trPr>
        <w:tc>
          <w:tcPr>
            <w:tcW w:w="535" w:type="dxa"/>
          </w:tcPr>
          <w:p w:rsidR="001B742A" w:rsidRPr="00FF07DD" w:rsidRDefault="001B742A" w:rsidP="00515D09">
            <w:pPr>
              <w:widowControl w:val="0"/>
              <w:jc w:val="center"/>
              <w:rPr>
                <w:color w:val="000000" w:themeColor="text1"/>
              </w:rPr>
            </w:pPr>
            <w:r>
              <w:rPr>
                <w:color w:val="000000" w:themeColor="text1"/>
              </w:rPr>
              <w:t>5</w:t>
            </w:r>
          </w:p>
        </w:tc>
        <w:tc>
          <w:tcPr>
            <w:tcW w:w="3870" w:type="dxa"/>
            <w:gridSpan w:val="2"/>
          </w:tcPr>
          <w:p w:rsidR="001B742A" w:rsidRPr="00FF07DD" w:rsidRDefault="001B742A" w:rsidP="001B742A">
            <w:pPr>
              <w:widowControl w:val="0"/>
              <w:rPr>
                <w:color w:val="000000" w:themeColor="text1"/>
              </w:rPr>
            </w:pPr>
            <w:r>
              <w:rPr>
                <w:color w:val="000000" w:themeColor="text1"/>
              </w:rPr>
              <w:t xml:space="preserve">User selects an input seed </w:t>
            </w:r>
          </w:p>
        </w:tc>
        <w:tc>
          <w:tcPr>
            <w:tcW w:w="450" w:type="dxa"/>
          </w:tcPr>
          <w:p w:rsidR="001B742A" w:rsidRPr="00FF07DD" w:rsidRDefault="001B742A" w:rsidP="00515D09">
            <w:pPr>
              <w:widowControl w:val="0"/>
              <w:jc w:val="center"/>
              <w:rPr>
                <w:color w:val="000000" w:themeColor="text1"/>
              </w:rPr>
            </w:pPr>
            <w:r>
              <w:rPr>
                <w:color w:val="000000" w:themeColor="text1"/>
              </w:rPr>
              <w:t>6</w:t>
            </w:r>
          </w:p>
        </w:tc>
        <w:tc>
          <w:tcPr>
            <w:tcW w:w="4225" w:type="dxa"/>
          </w:tcPr>
          <w:p w:rsidR="001B742A" w:rsidRDefault="001B742A" w:rsidP="00515D09">
            <w:pPr>
              <w:widowControl w:val="0"/>
              <w:rPr>
                <w:color w:val="000000" w:themeColor="text1"/>
              </w:rPr>
            </w:pPr>
            <w:r>
              <w:rPr>
                <w:color w:val="000000" w:themeColor="text1"/>
              </w:rPr>
              <w:t>Input seed is selected and displayed on configuration screen</w:t>
            </w:r>
          </w:p>
        </w:tc>
      </w:tr>
    </w:tbl>
    <w:p w:rsidR="00E85991" w:rsidRPr="00982763" w:rsidRDefault="00E85991" w:rsidP="00982763">
      <w:pPr>
        <w:pStyle w:val="Heading2"/>
        <w:numPr>
          <w:ilvl w:val="0"/>
          <w:numId w:val="0"/>
        </w:numPr>
        <w:rPr>
          <w:rFonts w:ascii="Times New Roman" w:hAnsi="Times New Roman" w:cs="Times New Roman"/>
        </w:rPr>
      </w:pPr>
    </w:p>
    <w:p w:rsidR="00E85991" w:rsidRPr="00CD3332" w:rsidRDefault="00E85991" w:rsidP="00E85991"/>
    <w:p w:rsidR="00E85991" w:rsidRDefault="00C8570C" w:rsidP="00E85991">
      <w:pPr>
        <w:pStyle w:val="Heading2"/>
        <w:rPr>
          <w:rFonts w:ascii="Times New Roman" w:hAnsi="Times New Roman" w:cs="Times New Roman"/>
        </w:rPr>
      </w:pPr>
      <w:r>
        <w:rPr>
          <w:rFonts w:ascii="Times New Roman" w:hAnsi="Times New Roman" w:cs="Times New Roman"/>
        </w:rPr>
        <w:t>Pause Fuzzing</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C8570C" w:rsidP="003E0A78">
            <w:pPr>
              <w:widowControl w:val="0"/>
              <w:rPr>
                <w:color w:val="000000" w:themeColor="text1"/>
              </w:rPr>
            </w:pPr>
            <w:r>
              <w:rPr>
                <w:color w:val="000000" w:themeColor="text1"/>
              </w:rPr>
              <w:t>Pause Fuzzing</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lastRenderedPageBreak/>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C8570C" w:rsidP="003E0A78">
            <w:pPr>
              <w:widowControl w:val="0"/>
              <w:rPr>
                <w:color w:val="000000" w:themeColor="text1"/>
              </w:rPr>
            </w:pPr>
            <w:r>
              <w:rPr>
                <w:color w:val="000000" w:themeColor="text1"/>
              </w:rPr>
              <w:t>The fuzzing shall be paused after user commands it.</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C8570C" w:rsidP="003E0A78">
            <w:pPr>
              <w:widowControl w:val="0"/>
              <w:rPr>
                <w:color w:val="000000" w:themeColor="text1"/>
              </w:rPr>
            </w:pPr>
            <w:r>
              <w:rPr>
                <w:color w:val="000000" w:themeColor="text1"/>
              </w:rPr>
              <w:t>Fuzzing is initiated.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C8570C" w:rsidP="003E0A78">
            <w:pPr>
              <w:widowControl w:val="0"/>
              <w:rPr>
                <w:color w:val="000000" w:themeColor="text1"/>
              </w:rPr>
            </w:pPr>
            <w:r>
              <w:rPr>
                <w:color w:val="000000" w:themeColor="text1"/>
              </w:rPr>
              <w:t>Fuzzing shall be paused.</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B6BA1">
        <w:trPr>
          <w:trHeight w:val="7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initiates Fuzzing</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Fuzzing processes Start</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r>
              <w:rPr>
                <w:color w:val="000000" w:themeColor="text1"/>
              </w:rPr>
              <w:t>3</w:t>
            </w:r>
          </w:p>
        </w:tc>
        <w:tc>
          <w:tcPr>
            <w:tcW w:w="3870" w:type="dxa"/>
            <w:gridSpan w:val="2"/>
          </w:tcPr>
          <w:p w:rsidR="00E85991" w:rsidRDefault="003B6BA1" w:rsidP="003E0A78">
            <w:pPr>
              <w:widowControl w:val="0"/>
              <w:rPr>
                <w:color w:val="000000" w:themeColor="text1"/>
              </w:rPr>
            </w:pPr>
            <w:r>
              <w:rPr>
                <w:color w:val="000000" w:themeColor="text1"/>
              </w:rPr>
              <w:t>User clicks pause button</w:t>
            </w:r>
          </w:p>
        </w:tc>
        <w:tc>
          <w:tcPr>
            <w:tcW w:w="450" w:type="dxa"/>
          </w:tcPr>
          <w:p w:rsidR="00E85991" w:rsidRPr="00FF07DD" w:rsidRDefault="003B6BA1" w:rsidP="003E0A78">
            <w:pPr>
              <w:widowControl w:val="0"/>
              <w:jc w:val="center"/>
              <w:rPr>
                <w:color w:val="000000" w:themeColor="text1"/>
              </w:rPr>
            </w:pPr>
            <w:r>
              <w:rPr>
                <w:color w:val="000000" w:themeColor="text1"/>
              </w:rPr>
              <w:t>4</w:t>
            </w:r>
          </w:p>
        </w:tc>
        <w:tc>
          <w:tcPr>
            <w:tcW w:w="4230" w:type="dxa"/>
          </w:tcPr>
          <w:p w:rsidR="003B6BA1" w:rsidRDefault="00E85991" w:rsidP="003B6BA1">
            <w:pPr>
              <w:widowControl w:val="0"/>
              <w:rPr>
                <w:color w:val="000000" w:themeColor="text1"/>
              </w:rPr>
            </w:pPr>
            <w:r>
              <w:rPr>
                <w:color w:val="000000" w:themeColor="text1"/>
              </w:rPr>
              <w:t xml:space="preserve">System </w:t>
            </w:r>
            <w:r w:rsidR="003B6BA1">
              <w:rPr>
                <w:color w:val="000000" w:themeColor="text1"/>
              </w:rPr>
              <w:t>shall pause the fuzzing</w:t>
            </w:r>
          </w:p>
        </w:tc>
      </w:tr>
      <w:tr w:rsidR="003B6BA1" w:rsidTr="003E0A78">
        <w:trPr>
          <w:trHeight w:val="420"/>
        </w:trPr>
        <w:tc>
          <w:tcPr>
            <w:tcW w:w="535" w:type="dxa"/>
          </w:tcPr>
          <w:p w:rsidR="003B6BA1" w:rsidRDefault="003B6BA1" w:rsidP="003E0A78">
            <w:pPr>
              <w:widowControl w:val="0"/>
              <w:jc w:val="center"/>
              <w:rPr>
                <w:color w:val="000000" w:themeColor="text1"/>
              </w:rPr>
            </w:pPr>
          </w:p>
        </w:tc>
        <w:tc>
          <w:tcPr>
            <w:tcW w:w="3870" w:type="dxa"/>
            <w:gridSpan w:val="2"/>
          </w:tcPr>
          <w:p w:rsidR="003B6BA1" w:rsidRDefault="003B6BA1" w:rsidP="003E0A78">
            <w:pPr>
              <w:widowControl w:val="0"/>
              <w:rPr>
                <w:color w:val="000000" w:themeColor="text1"/>
              </w:rPr>
            </w:pPr>
          </w:p>
        </w:tc>
        <w:tc>
          <w:tcPr>
            <w:tcW w:w="450" w:type="dxa"/>
          </w:tcPr>
          <w:p w:rsidR="003B6BA1" w:rsidRDefault="003B6BA1" w:rsidP="003E0A78">
            <w:pPr>
              <w:widowControl w:val="0"/>
              <w:jc w:val="center"/>
              <w:rPr>
                <w:color w:val="000000" w:themeColor="text1"/>
              </w:rPr>
            </w:pPr>
            <w:r>
              <w:rPr>
                <w:color w:val="000000" w:themeColor="text1"/>
              </w:rPr>
              <w:t>5</w:t>
            </w:r>
          </w:p>
        </w:tc>
        <w:tc>
          <w:tcPr>
            <w:tcW w:w="4230" w:type="dxa"/>
          </w:tcPr>
          <w:p w:rsidR="003B6BA1" w:rsidRDefault="003B6BA1" w:rsidP="003B6BA1">
            <w:pPr>
              <w:widowControl w:val="0"/>
              <w:rPr>
                <w:color w:val="000000" w:themeColor="text1"/>
              </w:rPr>
            </w:pPr>
            <w:r>
              <w:rPr>
                <w:color w:val="000000" w:themeColor="text1"/>
              </w:rPr>
              <w:t>System displays resume option and stop option.</w:t>
            </w:r>
          </w:p>
        </w:tc>
      </w:tr>
    </w:tbl>
    <w:p w:rsidR="003B6BA1" w:rsidRDefault="003B6BA1" w:rsidP="003B6BA1">
      <w:pPr>
        <w:pStyle w:val="Heading2"/>
        <w:rPr>
          <w:rFonts w:ascii="Times New Roman" w:hAnsi="Times New Roman" w:cs="Times New Roman"/>
        </w:rPr>
      </w:pPr>
      <w:r>
        <w:rPr>
          <w:rFonts w:ascii="Times New Roman" w:hAnsi="Times New Roman" w:cs="Times New Roman"/>
        </w:rPr>
        <w:t>Stop Fuzzing</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3B6BA1" w:rsidRPr="00FF07DD" w:rsidTr="002244B0">
        <w:trPr>
          <w:trHeight w:val="420"/>
        </w:trPr>
        <w:tc>
          <w:tcPr>
            <w:tcW w:w="1525" w:type="dxa"/>
            <w:gridSpan w:val="2"/>
          </w:tcPr>
          <w:p w:rsidR="003B6BA1" w:rsidRPr="00FF07DD" w:rsidRDefault="003B6BA1" w:rsidP="002244B0">
            <w:pPr>
              <w:pStyle w:val="TableHeader"/>
            </w:pPr>
            <w:r w:rsidRPr="00FF07DD">
              <w:t>Name</w:t>
            </w:r>
          </w:p>
        </w:tc>
        <w:tc>
          <w:tcPr>
            <w:tcW w:w="7560" w:type="dxa"/>
            <w:gridSpan w:val="3"/>
          </w:tcPr>
          <w:p w:rsidR="003B6BA1" w:rsidRPr="00FF07DD" w:rsidRDefault="003B6BA1" w:rsidP="002244B0">
            <w:pPr>
              <w:widowControl w:val="0"/>
              <w:rPr>
                <w:color w:val="000000" w:themeColor="text1"/>
              </w:rPr>
            </w:pPr>
            <w:r>
              <w:rPr>
                <w:color w:val="000000" w:themeColor="text1"/>
              </w:rPr>
              <w:t>Stop Fuzzing</w:t>
            </w:r>
          </w:p>
        </w:tc>
      </w:tr>
      <w:tr w:rsidR="003B6BA1" w:rsidRPr="00FF07DD" w:rsidTr="002244B0">
        <w:trPr>
          <w:trHeight w:val="420"/>
        </w:trPr>
        <w:tc>
          <w:tcPr>
            <w:tcW w:w="1525" w:type="dxa"/>
            <w:gridSpan w:val="2"/>
          </w:tcPr>
          <w:p w:rsidR="003B6BA1" w:rsidRPr="00FF07DD" w:rsidRDefault="003B6BA1" w:rsidP="002244B0">
            <w:pPr>
              <w:pStyle w:val="TableHeader"/>
              <w:rPr>
                <w:sz w:val="18"/>
              </w:rPr>
            </w:pPr>
            <w:r w:rsidRPr="0089503A">
              <w:t>Actors</w:t>
            </w:r>
          </w:p>
        </w:tc>
        <w:tc>
          <w:tcPr>
            <w:tcW w:w="7560" w:type="dxa"/>
            <w:gridSpan w:val="3"/>
          </w:tcPr>
          <w:p w:rsidR="003B6BA1" w:rsidRPr="00FF07DD" w:rsidRDefault="003B6BA1" w:rsidP="002244B0">
            <w:pPr>
              <w:widowControl w:val="0"/>
              <w:rPr>
                <w:color w:val="000000" w:themeColor="text1"/>
              </w:rPr>
            </w:pPr>
            <w:r>
              <w:rPr>
                <w:color w:val="000000" w:themeColor="text1"/>
              </w:rPr>
              <w:t>User</w:t>
            </w:r>
          </w:p>
        </w:tc>
      </w:tr>
      <w:tr w:rsidR="003B6BA1" w:rsidRPr="00FF07DD" w:rsidTr="002244B0">
        <w:trPr>
          <w:trHeight w:val="420"/>
        </w:trPr>
        <w:tc>
          <w:tcPr>
            <w:tcW w:w="1525" w:type="dxa"/>
            <w:gridSpan w:val="2"/>
          </w:tcPr>
          <w:p w:rsidR="003B6BA1" w:rsidRPr="00FF07DD" w:rsidRDefault="003B6BA1" w:rsidP="002244B0">
            <w:pPr>
              <w:pStyle w:val="TableHeader"/>
              <w:rPr>
                <w:sz w:val="18"/>
              </w:rPr>
            </w:pPr>
            <w:r w:rsidRPr="0089503A">
              <w:t>Summary</w:t>
            </w:r>
          </w:p>
        </w:tc>
        <w:tc>
          <w:tcPr>
            <w:tcW w:w="7560" w:type="dxa"/>
            <w:gridSpan w:val="3"/>
          </w:tcPr>
          <w:p w:rsidR="003B6BA1" w:rsidRPr="00FF07DD" w:rsidRDefault="003B6BA1" w:rsidP="003B6BA1">
            <w:pPr>
              <w:widowControl w:val="0"/>
              <w:rPr>
                <w:color w:val="000000" w:themeColor="text1"/>
              </w:rPr>
            </w:pPr>
            <w:r>
              <w:rPr>
                <w:color w:val="000000" w:themeColor="text1"/>
              </w:rPr>
              <w:t>The fuzzing shall be stopped after user commands it.</w:t>
            </w:r>
          </w:p>
        </w:tc>
      </w:tr>
      <w:tr w:rsidR="003B6BA1" w:rsidRPr="00FF07DD" w:rsidTr="002244B0">
        <w:trPr>
          <w:trHeight w:val="420"/>
        </w:trPr>
        <w:tc>
          <w:tcPr>
            <w:tcW w:w="1525" w:type="dxa"/>
            <w:gridSpan w:val="2"/>
          </w:tcPr>
          <w:p w:rsidR="003B6BA1" w:rsidRPr="00FF07DD" w:rsidRDefault="003B6BA1" w:rsidP="002244B0">
            <w:pPr>
              <w:pStyle w:val="TableHeader"/>
              <w:rPr>
                <w:sz w:val="18"/>
              </w:rPr>
            </w:pPr>
            <w:r w:rsidRPr="0089503A">
              <w:t>Pre-Conditions</w:t>
            </w:r>
          </w:p>
        </w:tc>
        <w:tc>
          <w:tcPr>
            <w:tcW w:w="7560" w:type="dxa"/>
            <w:gridSpan w:val="3"/>
          </w:tcPr>
          <w:p w:rsidR="003B6BA1" w:rsidRPr="00FF07DD" w:rsidRDefault="003B6BA1" w:rsidP="002244B0">
            <w:pPr>
              <w:widowControl w:val="0"/>
              <w:rPr>
                <w:color w:val="000000" w:themeColor="text1"/>
              </w:rPr>
            </w:pPr>
            <w:r>
              <w:rPr>
                <w:color w:val="000000" w:themeColor="text1"/>
              </w:rPr>
              <w:t>Fuzzing is initiated.</w:t>
            </w:r>
          </w:p>
        </w:tc>
      </w:tr>
      <w:tr w:rsidR="003B6BA1" w:rsidRPr="00FF07DD" w:rsidTr="002244B0">
        <w:trPr>
          <w:trHeight w:val="420"/>
        </w:trPr>
        <w:tc>
          <w:tcPr>
            <w:tcW w:w="1525" w:type="dxa"/>
            <w:gridSpan w:val="2"/>
          </w:tcPr>
          <w:p w:rsidR="003B6BA1" w:rsidRPr="00FF07DD" w:rsidRDefault="003B6BA1" w:rsidP="002244B0">
            <w:pPr>
              <w:pStyle w:val="TableHeader"/>
              <w:rPr>
                <w:sz w:val="18"/>
              </w:rPr>
            </w:pPr>
            <w:r w:rsidRPr="0089503A">
              <w:t>Post-Conditions</w:t>
            </w:r>
          </w:p>
        </w:tc>
        <w:tc>
          <w:tcPr>
            <w:tcW w:w="7560" w:type="dxa"/>
            <w:gridSpan w:val="3"/>
          </w:tcPr>
          <w:p w:rsidR="003B6BA1" w:rsidRPr="00FF07DD" w:rsidRDefault="003B6BA1" w:rsidP="003B6BA1">
            <w:pPr>
              <w:widowControl w:val="0"/>
              <w:rPr>
                <w:color w:val="000000" w:themeColor="text1"/>
              </w:rPr>
            </w:pPr>
            <w:r>
              <w:rPr>
                <w:color w:val="000000" w:themeColor="text1"/>
              </w:rPr>
              <w:t>Fuzzing shall be stopped and user shall be presented with save crash file, log file and analysis report options.</w:t>
            </w:r>
          </w:p>
        </w:tc>
      </w:tr>
      <w:tr w:rsidR="003B6BA1" w:rsidRPr="00FF07DD" w:rsidTr="002244B0">
        <w:trPr>
          <w:trHeight w:val="420"/>
        </w:trPr>
        <w:tc>
          <w:tcPr>
            <w:tcW w:w="1525" w:type="dxa"/>
            <w:gridSpan w:val="2"/>
          </w:tcPr>
          <w:p w:rsidR="003B6BA1" w:rsidRPr="0089503A" w:rsidRDefault="003B6BA1" w:rsidP="002244B0">
            <w:pPr>
              <w:pStyle w:val="TableHeader"/>
            </w:pPr>
            <w:r>
              <w:t>Special Requirements</w:t>
            </w:r>
          </w:p>
        </w:tc>
        <w:tc>
          <w:tcPr>
            <w:tcW w:w="7560" w:type="dxa"/>
            <w:gridSpan w:val="3"/>
          </w:tcPr>
          <w:p w:rsidR="003B6BA1" w:rsidRPr="00FF07DD" w:rsidRDefault="003B6BA1" w:rsidP="002244B0">
            <w:pPr>
              <w:widowControl w:val="0"/>
              <w:rPr>
                <w:color w:val="000000" w:themeColor="text1"/>
              </w:rPr>
            </w:pPr>
            <w:r>
              <w:rPr>
                <w:color w:val="000000" w:themeColor="text1"/>
              </w:rPr>
              <w:t>None</w:t>
            </w:r>
          </w:p>
        </w:tc>
      </w:tr>
      <w:tr w:rsidR="003B6BA1" w:rsidRPr="00FF07DD" w:rsidTr="002244B0">
        <w:trPr>
          <w:trHeight w:val="420"/>
        </w:trPr>
        <w:tc>
          <w:tcPr>
            <w:tcW w:w="9085" w:type="dxa"/>
            <w:gridSpan w:val="5"/>
          </w:tcPr>
          <w:p w:rsidR="003B6BA1" w:rsidRPr="00FF07DD" w:rsidRDefault="003B6BA1" w:rsidP="002244B0">
            <w:pPr>
              <w:pStyle w:val="TableHeader"/>
            </w:pPr>
            <w:r>
              <w:t>Basic Flow</w:t>
            </w:r>
          </w:p>
        </w:tc>
      </w:tr>
      <w:tr w:rsidR="003B6BA1" w:rsidRPr="0089503A" w:rsidTr="002244B0">
        <w:trPr>
          <w:trHeight w:val="420"/>
        </w:trPr>
        <w:tc>
          <w:tcPr>
            <w:tcW w:w="4405" w:type="dxa"/>
            <w:gridSpan w:val="3"/>
          </w:tcPr>
          <w:p w:rsidR="003B6BA1" w:rsidRPr="0089503A" w:rsidRDefault="003B6BA1" w:rsidP="002244B0">
            <w:pPr>
              <w:pStyle w:val="TableHeader"/>
            </w:pPr>
            <w:r w:rsidRPr="0089503A">
              <w:t>Actor Action</w:t>
            </w:r>
          </w:p>
        </w:tc>
        <w:tc>
          <w:tcPr>
            <w:tcW w:w="4680" w:type="dxa"/>
            <w:gridSpan w:val="2"/>
          </w:tcPr>
          <w:p w:rsidR="003B6BA1" w:rsidRPr="0089503A" w:rsidRDefault="003B6BA1" w:rsidP="002244B0">
            <w:pPr>
              <w:widowControl w:val="0"/>
              <w:jc w:val="center"/>
              <w:rPr>
                <w:b/>
                <w:color w:val="000000" w:themeColor="text1"/>
                <w:szCs w:val="18"/>
              </w:rPr>
            </w:pPr>
            <w:r w:rsidRPr="0089503A">
              <w:rPr>
                <w:b/>
                <w:color w:val="000000" w:themeColor="text1"/>
                <w:szCs w:val="18"/>
              </w:rPr>
              <w:t>System Response</w:t>
            </w:r>
          </w:p>
        </w:tc>
      </w:tr>
      <w:tr w:rsidR="003B6BA1" w:rsidRPr="00FF07DD" w:rsidTr="002244B0">
        <w:trPr>
          <w:trHeight w:val="420"/>
        </w:trPr>
        <w:tc>
          <w:tcPr>
            <w:tcW w:w="535" w:type="dxa"/>
          </w:tcPr>
          <w:p w:rsidR="003B6BA1" w:rsidRPr="00FF07DD" w:rsidRDefault="003B6BA1" w:rsidP="002244B0">
            <w:pPr>
              <w:widowControl w:val="0"/>
              <w:jc w:val="center"/>
              <w:rPr>
                <w:color w:val="000000" w:themeColor="text1"/>
              </w:rPr>
            </w:pPr>
            <w:r w:rsidRPr="00FF07DD">
              <w:rPr>
                <w:color w:val="000000" w:themeColor="text1"/>
              </w:rPr>
              <w:t>1</w:t>
            </w:r>
          </w:p>
        </w:tc>
        <w:tc>
          <w:tcPr>
            <w:tcW w:w="3870" w:type="dxa"/>
            <w:gridSpan w:val="2"/>
          </w:tcPr>
          <w:p w:rsidR="003B6BA1" w:rsidRPr="00FF07DD" w:rsidRDefault="003B6BA1" w:rsidP="002244B0">
            <w:pPr>
              <w:widowControl w:val="0"/>
              <w:rPr>
                <w:color w:val="000000" w:themeColor="text1"/>
              </w:rPr>
            </w:pPr>
            <w:r>
              <w:rPr>
                <w:color w:val="000000" w:themeColor="text1"/>
              </w:rPr>
              <w:t>User initiates Fuzzing</w:t>
            </w:r>
          </w:p>
        </w:tc>
        <w:tc>
          <w:tcPr>
            <w:tcW w:w="450" w:type="dxa"/>
          </w:tcPr>
          <w:p w:rsidR="003B6BA1" w:rsidRPr="00FF07DD" w:rsidRDefault="003B6BA1" w:rsidP="002244B0">
            <w:pPr>
              <w:widowControl w:val="0"/>
              <w:jc w:val="center"/>
              <w:rPr>
                <w:color w:val="000000" w:themeColor="text1"/>
              </w:rPr>
            </w:pPr>
            <w:r w:rsidRPr="00FF07DD">
              <w:rPr>
                <w:color w:val="000000" w:themeColor="text1"/>
              </w:rPr>
              <w:t>2</w:t>
            </w:r>
          </w:p>
        </w:tc>
        <w:tc>
          <w:tcPr>
            <w:tcW w:w="4230" w:type="dxa"/>
          </w:tcPr>
          <w:p w:rsidR="003B6BA1" w:rsidRPr="00FF07DD" w:rsidRDefault="003B6BA1" w:rsidP="002244B0">
            <w:pPr>
              <w:widowControl w:val="0"/>
              <w:rPr>
                <w:color w:val="000000" w:themeColor="text1"/>
              </w:rPr>
            </w:pPr>
            <w:r>
              <w:rPr>
                <w:color w:val="000000" w:themeColor="text1"/>
              </w:rPr>
              <w:t>Fuzzing processes Start</w:t>
            </w:r>
          </w:p>
        </w:tc>
      </w:tr>
      <w:tr w:rsidR="003B6BA1" w:rsidTr="002244B0">
        <w:trPr>
          <w:trHeight w:val="420"/>
        </w:trPr>
        <w:tc>
          <w:tcPr>
            <w:tcW w:w="535" w:type="dxa"/>
          </w:tcPr>
          <w:p w:rsidR="003B6BA1" w:rsidRPr="00FF07DD" w:rsidRDefault="003B6BA1" w:rsidP="002244B0">
            <w:pPr>
              <w:widowControl w:val="0"/>
              <w:jc w:val="center"/>
              <w:rPr>
                <w:color w:val="000000" w:themeColor="text1"/>
              </w:rPr>
            </w:pPr>
            <w:r>
              <w:rPr>
                <w:color w:val="000000" w:themeColor="text1"/>
              </w:rPr>
              <w:t>3</w:t>
            </w:r>
          </w:p>
        </w:tc>
        <w:tc>
          <w:tcPr>
            <w:tcW w:w="3870" w:type="dxa"/>
            <w:gridSpan w:val="2"/>
          </w:tcPr>
          <w:p w:rsidR="003B6BA1" w:rsidRDefault="003B6BA1" w:rsidP="002244B0">
            <w:pPr>
              <w:widowControl w:val="0"/>
              <w:rPr>
                <w:color w:val="000000" w:themeColor="text1"/>
              </w:rPr>
            </w:pPr>
            <w:r>
              <w:rPr>
                <w:color w:val="000000" w:themeColor="text1"/>
              </w:rPr>
              <w:t>User clicks stops button</w:t>
            </w:r>
          </w:p>
        </w:tc>
        <w:tc>
          <w:tcPr>
            <w:tcW w:w="450" w:type="dxa"/>
          </w:tcPr>
          <w:p w:rsidR="003B6BA1" w:rsidRPr="00FF07DD" w:rsidRDefault="003B6BA1" w:rsidP="002244B0">
            <w:pPr>
              <w:widowControl w:val="0"/>
              <w:jc w:val="center"/>
              <w:rPr>
                <w:color w:val="000000" w:themeColor="text1"/>
              </w:rPr>
            </w:pPr>
            <w:r>
              <w:rPr>
                <w:color w:val="000000" w:themeColor="text1"/>
              </w:rPr>
              <w:t>4</w:t>
            </w:r>
          </w:p>
        </w:tc>
        <w:tc>
          <w:tcPr>
            <w:tcW w:w="4230" w:type="dxa"/>
          </w:tcPr>
          <w:p w:rsidR="003B6BA1" w:rsidRDefault="003B6BA1" w:rsidP="002244B0">
            <w:pPr>
              <w:widowControl w:val="0"/>
              <w:rPr>
                <w:color w:val="000000" w:themeColor="text1"/>
              </w:rPr>
            </w:pPr>
            <w:r>
              <w:rPr>
                <w:color w:val="000000" w:themeColor="text1"/>
              </w:rPr>
              <w:t>System shall stop fuzzing</w:t>
            </w:r>
          </w:p>
        </w:tc>
      </w:tr>
      <w:tr w:rsidR="003B6BA1" w:rsidTr="002244B0">
        <w:trPr>
          <w:trHeight w:val="420"/>
        </w:trPr>
        <w:tc>
          <w:tcPr>
            <w:tcW w:w="535" w:type="dxa"/>
          </w:tcPr>
          <w:p w:rsidR="003B6BA1" w:rsidRDefault="003B6BA1" w:rsidP="002244B0">
            <w:pPr>
              <w:widowControl w:val="0"/>
              <w:jc w:val="center"/>
              <w:rPr>
                <w:color w:val="000000" w:themeColor="text1"/>
              </w:rPr>
            </w:pPr>
          </w:p>
        </w:tc>
        <w:tc>
          <w:tcPr>
            <w:tcW w:w="3870" w:type="dxa"/>
            <w:gridSpan w:val="2"/>
          </w:tcPr>
          <w:p w:rsidR="003B6BA1" w:rsidRDefault="003B6BA1" w:rsidP="002244B0">
            <w:pPr>
              <w:widowControl w:val="0"/>
              <w:rPr>
                <w:color w:val="000000" w:themeColor="text1"/>
              </w:rPr>
            </w:pPr>
          </w:p>
        </w:tc>
        <w:tc>
          <w:tcPr>
            <w:tcW w:w="450" w:type="dxa"/>
          </w:tcPr>
          <w:p w:rsidR="003B6BA1" w:rsidRDefault="003B6BA1" w:rsidP="002244B0">
            <w:pPr>
              <w:widowControl w:val="0"/>
              <w:jc w:val="center"/>
              <w:rPr>
                <w:color w:val="000000" w:themeColor="text1"/>
              </w:rPr>
            </w:pPr>
            <w:r>
              <w:rPr>
                <w:color w:val="000000" w:themeColor="text1"/>
              </w:rPr>
              <w:t>5</w:t>
            </w:r>
          </w:p>
        </w:tc>
        <w:tc>
          <w:tcPr>
            <w:tcW w:w="4230" w:type="dxa"/>
          </w:tcPr>
          <w:p w:rsidR="003B6BA1" w:rsidRDefault="003B6BA1" w:rsidP="002244B0">
            <w:pPr>
              <w:widowControl w:val="0"/>
              <w:rPr>
                <w:color w:val="000000" w:themeColor="text1"/>
              </w:rPr>
            </w:pPr>
            <w:r>
              <w:rPr>
                <w:color w:val="000000" w:themeColor="text1"/>
              </w:rPr>
              <w:t>System displays options to save analysis report, crash file and log file.</w:t>
            </w:r>
          </w:p>
        </w:tc>
      </w:tr>
    </w:tbl>
    <w:p w:rsidR="00E85991" w:rsidRPr="00CD3332" w:rsidRDefault="00E85991" w:rsidP="00E85991"/>
    <w:p w:rsidR="00E85991" w:rsidRPr="00CD3332" w:rsidRDefault="00E85991" w:rsidP="00E85991"/>
    <w:p w:rsidR="00E85991" w:rsidRDefault="00E85991" w:rsidP="00E85991">
      <w:pPr>
        <w:pStyle w:val="Heading2"/>
        <w:rPr>
          <w:rFonts w:ascii="Times New Roman" w:hAnsi="Times New Roman" w:cs="Times New Roman"/>
        </w:rPr>
      </w:pPr>
      <w:r>
        <w:rPr>
          <w:rFonts w:ascii="Times New Roman" w:hAnsi="Times New Roman" w:cs="Times New Roman"/>
        </w:rPr>
        <w:t>View Fuzzing History</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View Fuzzing History</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Displays previous fuzzing records</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E32D81" w:rsidP="003E0A78">
            <w:pPr>
              <w:widowControl w:val="0"/>
              <w:rPr>
                <w:color w:val="000000" w:themeColor="text1"/>
              </w:rPr>
            </w:pPr>
            <w:r>
              <w:rPr>
                <w:color w:val="000000" w:themeColor="text1"/>
              </w:rPr>
              <w:t>User is registered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lastRenderedPageBreak/>
              <w:t>Post-Conditions</w:t>
            </w:r>
          </w:p>
        </w:tc>
        <w:tc>
          <w:tcPr>
            <w:tcW w:w="7560" w:type="dxa"/>
            <w:gridSpan w:val="3"/>
          </w:tcPr>
          <w:p w:rsidR="00E85991" w:rsidRPr="00FF07DD" w:rsidRDefault="00600338" w:rsidP="00600338">
            <w:pPr>
              <w:widowControl w:val="0"/>
              <w:rPr>
                <w:color w:val="000000" w:themeColor="text1"/>
              </w:rPr>
            </w:pPr>
            <w:r>
              <w:rPr>
                <w:color w:val="000000" w:themeColor="text1"/>
              </w:rPr>
              <w:t>The user will be presented with history.</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Presses View history</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System get logs.</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p>
        </w:tc>
        <w:tc>
          <w:tcPr>
            <w:tcW w:w="3870" w:type="dxa"/>
            <w:gridSpan w:val="2"/>
          </w:tcPr>
          <w:p w:rsidR="00E85991" w:rsidRDefault="00E85991" w:rsidP="003E0A78">
            <w:pPr>
              <w:widowControl w:val="0"/>
              <w:rPr>
                <w:color w:val="000000" w:themeColor="text1"/>
              </w:rPr>
            </w:pPr>
          </w:p>
        </w:tc>
        <w:tc>
          <w:tcPr>
            <w:tcW w:w="450" w:type="dxa"/>
          </w:tcPr>
          <w:p w:rsidR="00E85991" w:rsidRPr="00FF07DD" w:rsidRDefault="00E85991" w:rsidP="003E0A78">
            <w:pPr>
              <w:widowControl w:val="0"/>
              <w:jc w:val="center"/>
              <w:rPr>
                <w:color w:val="000000" w:themeColor="text1"/>
              </w:rPr>
            </w:pPr>
            <w:r>
              <w:rPr>
                <w:color w:val="000000" w:themeColor="text1"/>
              </w:rPr>
              <w:t>3</w:t>
            </w:r>
          </w:p>
        </w:tc>
        <w:tc>
          <w:tcPr>
            <w:tcW w:w="4230" w:type="dxa"/>
          </w:tcPr>
          <w:p w:rsidR="00E85991" w:rsidRDefault="00E85991" w:rsidP="003E0A78">
            <w:pPr>
              <w:widowControl w:val="0"/>
              <w:rPr>
                <w:color w:val="000000" w:themeColor="text1"/>
              </w:rPr>
            </w:pPr>
            <w:r>
              <w:rPr>
                <w:color w:val="000000" w:themeColor="text1"/>
              </w:rPr>
              <w:t>System Displays History</w:t>
            </w:r>
          </w:p>
        </w:tc>
      </w:tr>
    </w:tbl>
    <w:p w:rsidR="00E85991" w:rsidRPr="00773A4A" w:rsidRDefault="00E85991" w:rsidP="00E85991"/>
    <w:p w:rsidR="00E85991" w:rsidRDefault="00E85991" w:rsidP="00934DDB">
      <w:pPr>
        <w:pStyle w:val="Heading2"/>
        <w:rPr>
          <w:rFonts w:ascii="Times New Roman" w:hAnsi="Times New Roman" w:cs="Times New Roman"/>
        </w:rPr>
      </w:pPr>
      <w:r>
        <w:rPr>
          <w:rFonts w:ascii="Times New Roman" w:hAnsi="Times New Roman" w:cs="Times New Roman"/>
        </w:rPr>
        <w:t xml:space="preserve">Save </w:t>
      </w:r>
      <w:r w:rsidR="00934DDB">
        <w:rPr>
          <w:rFonts w:ascii="Times New Roman" w:hAnsi="Times New Roman" w:cs="Times New Roman"/>
        </w:rPr>
        <w:t>Analysis</w:t>
      </w:r>
      <w:r w:rsidR="00F320CD">
        <w:rPr>
          <w:rFonts w:ascii="Times New Roman" w:hAnsi="Times New Roman" w:cs="Times New Roman"/>
        </w:rPr>
        <w:t xml:space="preserve"> Report</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934DDB">
            <w:pPr>
              <w:widowControl w:val="0"/>
              <w:rPr>
                <w:color w:val="000000" w:themeColor="text1"/>
              </w:rPr>
            </w:pPr>
            <w:r>
              <w:rPr>
                <w:color w:val="000000" w:themeColor="text1"/>
              </w:rPr>
              <w:t xml:space="preserve">Save </w:t>
            </w:r>
            <w:r w:rsidR="00934DDB">
              <w:rPr>
                <w:color w:val="000000" w:themeColor="text1"/>
              </w:rPr>
              <w:t>Analysis</w:t>
            </w:r>
            <w:r w:rsidR="00F320CD">
              <w:rPr>
                <w:color w:val="000000" w:themeColor="text1"/>
              </w:rPr>
              <w:t xml:space="preserve"> Report</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5F7B92" w:rsidP="00934DDB">
            <w:pPr>
              <w:widowControl w:val="0"/>
              <w:rPr>
                <w:color w:val="000000" w:themeColor="text1"/>
              </w:rPr>
            </w:pPr>
            <w:r>
              <w:rPr>
                <w:color w:val="000000" w:themeColor="text1"/>
              </w:rPr>
              <w:t xml:space="preserve">After performing fuzzing, system saves </w:t>
            </w:r>
            <w:r w:rsidR="00934DDB">
              <w:rPr>
                <w:color w:val="000000" w:themeColor="text1"/>
              </w:rPr>
              <w:t>analysis</w:t>
            </w:r>
            <w:r>
              <w:rPr>
                <w:color w:val="000000" w:themeColor="text1"/>
              </w:rPr>
              <w:t xml:space="preserve"> report of fuzzing</w:t>
            </w:r>
            <w:r w:rsidR="00E85991">
              <w:rPr>
                <w:color w:val="000000" w:themeColor="text1"/>
              </w:rPr>
              <w:t>.</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403932" w:rsidP="00934DDB">
            <w:pPr>
              <w:widowControl w:val="0"/>
              <w:rPr>
                <w:color w:val="000000" w:themeColor="text1"/>
              </w:rPr>
            </w:pPr>
            <w:r>
              <w:rPr>
                <w:color w:val="000000" w:themeColor="text1"/>
              </w:rPr>
              <w:t xml:space="preserve">Fuzzing </w:t>
            </w:r>
            <w:r w:rsidR="00934DDB">
              <w:rPr>
                <w:color w:val="000000" w:themeColor="text1"/>
              </w:rPr>
              <w:t>is finished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934DDB" w:rsidP="00934DDB">
            <w:pPr>
              <w:widowControl w:val="0"/>
              <w:rPr>
                <w:color w:val="000000" w:themeColor="text1"/>
              </w:rPr>
            </w:pPr>
            <w:r>
              <w:rPr>
                <w:color w:val="000000" w:themeColor="text1"/>
              </w:rPr>
              <w:t>An analysis report is downloaded on the</w:t>
            </w:r>
            <w:r w:rsidR="00E32D81">
              <w:rPr>
                <w:color w:val="000000" w:themeColor="text1"/>
              </w:rPr>
              <w:t xml:space="preserve"> user’s</w:t>
            </w:r>
            <w:r>
              <w:rPr>
                <w:color w:val="000000" w:themeColor="text1"/>
              </w:rPr>
              <w:t xml:space="preserve"> system</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934DDB" w:rsidP="003E0A78">
            <w:pPr>
              <w:widowControl w:val="0"/>
              <w:rPr>
                <w:color w:val="000000" w:themeColor="text1"/>
              </w:rPr>
            </w:pPr>
            <w:r>
              <w:rPr>
                <w:color w:val="000000" w:themeColor="text1"/>
              </w:rPr>
              <w:t>User clicks on save analysis report</w:t>
            </w:r>
            <w:r w:rsidR="00E32D81">
              <w:rPr>
                <w:color w:val="000000" w:themeColor="text1"/>
              </w:rPr>
              <w:t>.</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934DDB" w:rsidP="003E0A78">
            <w:pPr>
              <w:widowControl w:val="0"/>
              <w:rPr>
                <w:color w:val="000000" w:themeColor="text1"/>
              </w:rPr>
            </w:pPr>
            <w:r>
              <w:rPr>
                <w:color w:val="000000" w:themeColor="text1"/>
              </w:rPr>
              <w:t>A pop-up window appears in system.</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r>
              <w:rPr>
                <w:color w:val="000000" w:themeColor="text1"/>
              </w:rPr>
              <w:t>3</w:t>
            </w:r>
          </w:p>
        </w:tc>
        <w:tc>
          <w:tcPr>
            <w:tcW w:w="3870" w:type="dxa"/>
            <w:gridSpan w:val="2"/>
          </w:tcPr>
          <w:p w:rsidR="00E85991" w:rsidRDefault="00934DDB" w:rsidP="003E0A78">
            <w:pPr>
              <w:widowControl w:val="0"/>
              <w:rPr>
                <w:color w:val="000000" w:themeColor="text1"/>
              </w:rPr>
            </w:pPr>
            <w:r>
              <w:rPr>
                <w:color w:val="000000" w:themeColor="text1"/>
              </w:rPr>
              <w:t xml:space="preserve">User gives the path of </w:t>
            </w:r>
            <w:r w:rsidR="00E32D81">
              <w:rPr>
                <w:color w:val="000000" w:themeColor="text1"/>
              </w:rPr>
              <w:t>download file.</w:t>
            </w:r>
          </w:p>
        </w:tc>
        <w:tc>
          <w:tcPr>
            <w:tcW w:w="450" w:type="dxa"/>
          </w:tcPr>
          <w:p w:rsidR="00E85991" w:rsidRPr="00FF07DD" w:rsidRDefault="00E85991" w:rsidP="003E0A78">
            <w:pPr>
              <w:widowControl w:val="0"/>
              <w:jc w:val="center"/>
              <w:rPr>
                <w:color w:val="000000" w:themeColor="text1"/>
              </w:rPr>
            </w:pPr>
            <w:r>
              <w:rPr>
                <w:color w:val="000000" w:themeColor="text1"/>
              </w:rPr>
              <w:t>4</w:t>
            </w:r>
          </w:p>
        </w:tc>
        <w:tc>
          <w:tcPr>
            <w:tcW w:w="4230" w:type="dxa"/>
          </w:tcPr>
          <w:p w:rsidR="00E85991" w:rsidRDefault="00E85991" w:rsidP="003E0A78">
            <w:pPr>
              <w:widowControl w:val="0"/>
              <w:rPr>
                <w:color w:val="000000" w:themeColor="text1"/>
              </w:rPr>
            </w:pPr>
            <w:r>
              <w:rPr>
                <w:color w:val="000000" w:themeColor="text1"/>
              </w:rPr>
              <w:t>System Generates Crash Reports</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p>
        </w:tc>
        <w:tc>
          <w:tcPr>
            <w:tcW w:w="3870" w:type="dxa"/>
            <w:gridSpan w:val="2"/>
          </w:tcPr>
          <w:p w:rsidR="00E85991" w:rsidRDefault="00E85991" w:rsidP="003E0A78">
            <w:pPr>
              <w:widowControl w:val="0"/>
              <w:rPr>
                <w:color w:val="000000" w:themeColor="text1"/>
              </w:rPr>
            </w:pPr>
          </w:p>
        </w:tc>
        <w:tc>
          <w:tcPr>
            <w:tcW w:w="450" w:type="dxa"/>
          </w:tcPr>
          <w:p w:rsidR="00E85991" w:rsidRDefault="00E85991" w:rsidP="003E0A78">
            <w:pPr>
              <w:widowControl w:val="0"/>
              <w:jc w:val="center"/>
              <w:rPr>
                <w:color w:val="000000" w:themeColor="text1"/>
              </w:rPr>
            </w:pPr>
            <w:r>
              <w:rPr>
                <w:color w:val="000000" w:themeColor="text1"/>
              </w:rPr>
              <w:t>5</w:t>
            </w:r>
          </w:p>
        </w:tc>
        <w:tc>
          <w:tcPr>
            <w:tcW w:w="4230" w:type="dxa"/>
          </w:tcPr>
          <w:p w:rsidR="00E85991" w:rsidRDefault="00E85991" w:rsidP="003E0A78">
            <w:pPr>
              <w:widowControl w:val="0"/>
              <w:rPr>
                <w:color w:val="000000" w:themeColor="text1"/>
              </w:rPr>
            </w:pPr>
            <w:r>
              <w:rPr>
                <w:color w:val="000000" w:themeColor="text1"/>
              </w:rPr>
              <w:t>System Saves Crash Reports with unique id for every crash, crash details and test input.</w:t>
            </w:r>
          </w:p>
        </w:tc>
      </w:tr>
      <w:tr w:rsidR="00E85991" w:rsidRPr="00FF07DD" w:rsidTr="003E0A78">
        <w:trPr>
          <w:trHeight w:val="420"/>
        </w:trPr>
        <w:tc>
          <w:tcPr>
            <w:tcW w:w="9085" w:type="dxa"/>
            <w:gridSpan w:val="5"/>
          </w:tcPr>
          <w:p w:rsidR="00E85991" w:rsidRPr="00FF07DD" w:rsidRDefault="00E85991" w:rsidP="003E0A7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3</w:t>
            </w:r>
          </w:p>
        </w:tc>
        <w:tc>
          <w:tcPr>
            <w:tcW w:w="3870" w:type="dxa"/>
            <w:gridSpan w:val="2"/>
          </w:tcPr>
          <w:p w:rsidR="00E85991" w:rsidRPr="00FF07DD" w:rsidRDefault="00E85991" w:rsidP="003E0A78">
            <w:pPr>
              <w:widowControl w:val="0"/>
              <w:rPr>
                <w:color w:val="000000" w:themeColor="text1"/>
              </w:rPr>
            </w:pPr>
            <w:r>
              <w:rPr>
                <w:color w:val="000000" w:themeColor="text1"/>
              </w:rPr>
              <w:t>User initiates Fuzzing</w:t>
            </w:r>
          </w:p>
        </w:tc>
        <w:tc>
          <w:tcPr>
            <w:tcW w:w="450" w:type="dxa"/>
          </w:tcPr>
          <w:p w:rsidR="00E85991" w:rsidRPr="00FF07DD" w:rsidRDefault="00E85991" w:rsidP="003E0A78">
            <w:pPr>
              <w:widowControl w:val="0"/>
              <w:jc w:val="center"/>
              <w:rPr>
                <w:b/>
                <w:color w:val="000000" w:themeColor="text1"/>
              </w:rPr>
            </w:pPr>
            <w:r w:rsidRPr="00FD1CBA">
              <w:rPr>
                <w:color w:val="000000" w:themeColor="text1"/>
              </w:rPr>
              <w:t>4-A</w:t>
            </w:r>
          </w:p>
        </w:tc>
        <w:tc>
          <w:tcPr>
            <w:tcW w:w="4230" w:type="dxa"/>
          </w:tcPr>
          <w:p w:rsidR="00E85991" w:rsidRPr="00FF07DD" w:rsidRDefault="00E85991" w:rsidP="003E0A78">
            <w:pPr>
              <w:keepNext/>
              <w:widowControl w:val="0"/>
              <w:rPr>
                <w:i/>
                <w:color w:val="000000" w:themeColor="text1"/>
              </w:rPr>
            </w:pPr>
            <w:r>
              <w:rPr>
                <w:color w:val="000000" w:themeColor="text1"/>
              </w:rPr>
              <w:t>Target System is not connected/offline, System Displays “N/A for Target System”.</w:t>
            </w:r>
          </w:p>
        </w:tc>
      </w:tr>
    </w:tbl>
    <w:p w:rsidR="002244B0" w:rsidRDefault="002244B0" w:rsidP="002244B0">
      <w:pPr>
        <w:pStyle w:val="Heading2"/>
        <w:rPr>
          <w:rFonts w:ascii="Times New Roman" w:hAnsi="Times New Roman" w:cs="Times New Roman"/>
        </w:rPr>
      </w:pPr>
      <w:r>
        <w:rPr>
          <w:rFonts w:ascii="Times New Roman" w:hAnsi="Times New Roman" w:cs="Times New Roman"/>
        </w:rPr>
        <w:t>Search a Database Record</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2244B0" w:rsidRPr="00FF07DD" w:rsidTr="002244B0">
        <w:trPr>
          <w:trHeight w:val="420"/>
        </w:trPr>
        <w:tc>
          <w:tcPr>
            <w:tcW w:w="1525" w:type="dxa"/>
            <w:gridSpan w:val="2"/>
          </w:tcPr>
          <w:p w:rsidR="002244B0" w:rsidRPr="00FF07DD" w:rsidRDefault="002244B0" w:rsidP="002244B0">
            <w:pPr>
              <w:pStyle w:val="TableHeader"/>
            </w:pPr>
            <w:r w:rsidRPr="00FF07DD">
              <w:t>Name</w:t>
            </w:r>
          </w:p>
        </w:tc>
        <w:tc>
          <w:tcPr>
            <w:tcW w:w="7560" w:type="dxa"/>
            <w:gridSpan w:val="3"/>
          </w:tcPr>
          <w:p w:rsidR="002244B0" w:rsidRPr="00FF07DD" w:rsidRDefault="002244B0" w:rsidP="002244B0">
            <w:pPr>
              <w:widowControl w:val="0"/>
              <w:rPr>
                <w:color w:val="000000" w:themeColor="text1"/>
              </w:rPr>
            </w:pPr>
            <w:r>
              <w:rPr>
                <w:color w:val="000000" w:themeColor="text1"/>
              </w:rPr>
              <w:t>Search a Database Record</w:t>
            </w:r>
          </w:p>
        </w:tc>
      </w:tr>
      <w:tr w:rsidR="002244B0" w:rsidRPr="00FF07DD" w:rsidTr="002244B0">
        <w:trPr>
          <w:trHeight w:val="420"/>
        </w:trPr>
        <w:tc>
          <w:tcPr>
            <w:tcW w:w="1525" w:type="dxa"/>
            <w:gridSpan w:val="2"/>
          </w:tcPr>
          <w:p w:rsidR="002244B0" w:rsidRPr="00FF07DD" w:rsidRDefault="002244B0" w:rsidP="002244B0">
            <w:pPr>
              <w:pStyle w:val="TableHeader"/>
              <w:rPr>
                <w:sz w:val="18"/>
              </w:rPr>
            </w:pPr>
            <w:r w:rsidRPr="0089503A">
              <w:t>Actors</w:t>
            </w:r>
          </w:p>
        </w:tc>
        <w:tc>
          <w:tcPr>
            <w:tcW w:w="7560" w:type="dxa"/>
            <w:gridSpan w:val="3"/>
          </w:tcPr>
          <w:p w:rsidR="002244B0" w:rsidRPr="00FF07DD" w:rsidRDefault="002244B0" w:rsidP="002244B0">
            <w:pPr>
              <w:widowControl w:val="0"/>
              <w:rPr>
                <w:color w:val="000000" w:themeColor="text1"/>
              </w:rPr>
            </w:pPr>
            <w:r>
              <w:rPr>
                <w:color w:val="000000" w:themeColor="text1"/>
              </w:rPr>
              <w:t>User</w:t>
            </w:r>
          </w:p>
        </w:tc>
      </w:tr>
      <w:tr w:rsidR="002244B0" w:rsidRPr="00FF07DD" w:rsidTr="002244B0">
        <w:trPr>
          <w:trHeight w:val="420"/>
        </w:trPr>
        <w:tc>
          <w:tcPr>
            <w:tcW w:w="1525" w:type="dxa"/>
            <w:gridSpan w:val="2"/>
          </w:tcPr>
          <w:p w:rsidR="002244B0" w:rsidRPr="00FF07DD" w:rsidRDefault="002244B0" w:rsidP="002244B0">
            <w:pPr>
              <w:pStyle w:val="TableHeader"/>
              <w:rPr>
                <w:sz w:val="18"/>
              </w:rPr>
            </w:pPr>
            <w:r w:rsidRPr="0089503A">
              <w:t>Summary</w:t>
            </w:r>
          </w:p>
        </w:tc>
        <w:tc>
          <w:tcPr>
            <w:tcW w:w="7560" w:type="dxa"/>
            <w:gridSpan w:val="3"/>
          </w:tcPr>
          <w:p w:rsidR="002244B0" w:rsidRPr="00FF07DD" w:rsidRDefault="002244B0" w:rsidP="002244B0">
            <w:pPr>
              <w:widowControl w:val="0"/>
              <w:jc w:val="both"/>
              <w:rPr>
                <w:color w:val="000000" w:themeColor="text1"/>
              </w:rPr>
            </w:pPr>
            <w:r>
              <w:rPr>
                <w:color w:val="000000" w:themeColor="text1"/>
              </w:rPr>
              <w:t>User shall search a report or file from its database record. After querying through database system shall provide user with the result file or record that user has asked for</w:t>
            </w:r>
          </w:p>
        </w:tc>
      </w:tr>
      <w:tr w:rsidR="002244B0" w:rsidRPr="00FF07DD" w:rsidTr="002244B0">
        <w:trPr>
          <w:trHeight w:val="420"/>
        </w:trPr>
        <w:tc>
          <w:tcPr>
            <w:tcW w:w="1525" w:type="dxa"/>
            <w:gridSpan w:val="2"/>
          </w:tcPr>
          <w:p w:rsidR="002244B0" w:rsidRPr="00FF07DD" w:rsidRDefault="002244B0" w:rsidP="002244B0">
            <w:pPr>
              <w:pStyle w:val="TableHeader"/>
              <w:rPr>
                <w:sz w:val="18"/>
              </w:rPr>
            </w:pPr>
            <w:r w:rsidRPr="0089503A">
              <w:t>Pre-Conditions</w:t>
            </w:r>
          </w:p>
        </w:tc>
        <w:tc>
          <w:tcPr>
            <w:tcW w:w="7560" w:type="dxa"/>
            <w:gridSpan w:val="3"/>
          </w:tcPr>
          <w:p w:rsidR="002244B0" w:rsidRPr="00FF07DD" w:rsidRDefault="002244B0" w:rsidP="002244B0">
            <w:pPr>
              <w:widowControl w:val="0"/>
              <w:rPr>
                <w:color w:val="000000" w:themeColor="text1"/>
              </w:rPr>
            </w:pPr>
            <w:r>
              <w:rPr>
                <w:color w:val="000000" w:themeColor="text1"/>
              </w:rPr>
              <w:t>User is registered and user’s record is present in database</w:t>
            </w:r>
          </w:p>
        </w:tc>
      </w:tr>
      <w:tr w:rsidR="002244B0" w:rsidRPr="00FF07DD" w:rsidTr="002244B0">
        <w:trPr>
          <w:trHeight w:val="420"/>
        </w:trPr>
        <w:tc>
          <w:tcPr>
            <w:tcW w:w="1525" w:type="dxa"/>
            <w:gridSpan w:val="2"/>
          </w:tcPr>
          <w:p w:rsidR="002244B0" w:rsidRPr="00FF07DD" w:rsidRDefault="002244B0" w:rsidP="002244B0">
            <w:pPr>
              <w:pStyle w:val="TableHeader"/>
              <w:rPr>
                <w:sz w:val="18"/>
              </w:rPr>
            </w:pPr>
            <w:r w:rsidRPr="0089503A">
              <w:t>Post-Conditions</w:t>
            </w:r>
          </w:p>
        </w:tc>
        <w:tc>
          <w:tcPr>
            <w:tcW w:w="7560" w:type="dxa"/>
            <w:gridSpan w:val="3"/>
          </w:tcPr>
          <w:p w:rsidR="002244B0" w:rsidRPr="00FF07DD" w:rsidRDefault="007A3BF6" w:rsidP="002244B0">
            <w:pPr>
              <w:widowControl w:val="0"/>
              <w:rPr>
                <w:color w:val="000000" w:themeColor="text1"/>
              </w:rPr>
            </w:pPr>
            <w:r>
              <w:rPr>
                <w:color w:val="000000" w:themeColor="text1"/>
              </w:rPr>
              <w:t xml:space="preserve">Relevant </w:t>
            </w:r>
            <w:r w:rsidR="002244B0">
              <w:rPr>
                <w:color w:val="000000" w:themeColor="text1"/>
              </w:rPr>
              <w:t>database record</w:t>
            </w:r>
            <w:r>
              <w:rPr>
                <w:color w:val="000000" w:themeColor="text1"/>
              </w:rPr>
              <w:t>s are</w:t>
            </w:r>
            <w:r w:rsidR="002244B0">
              <w:rPr>
                <w:color w:val="000000" w:themeColor="text1"/>
              </w:rPr>
              <w:t xml:space="preserve"> displayed to the system</w:t>
            </w:r>
          </w:p>
        </w:tc>
      </w:tr>
      <w:tr w:rsidR="002244B0" w:rsidRPr="00FF07DD" w:rsidTr="002244B0">
        <w:trPr>
          <w:trHeight w:val="420"/>
        </w:trPr>
        <w:tc>
          <w:tcPr>
            <w:tcW w:w="1525" w:type="dxa"/>
            <w:gridSpan w:val="2"/>
          </w:tcPr>
          <w:p w:rsidR="002244B0" w:rsidRPr="0089503A" w:rsidRDefault="002244B0" w:rsidP="002244B0">
            <w:pPr>
              <w:pStyle w:val="TableHeader"/>
            </w:pPr>
            <w:r>
              <w:lastRenderedPageBreak/>
              <w:t>Special Requirements</w:t>
            </w:r>
          </w:p>
        </w:tc>
        <w:tc>
          <w:tcPr>
            <w:tcW w:w="7560" w:type="dxa"/>
            <w:gridSpan w:val="3"/>
          </w:tcPr>
          <w:p w:rsidR="002244B0" w:rsidRPr="00FF07DD" w:rsidRDefault="002244B0" w:rsidP="002244B0">
            <w:pPr>
              <w:widowControl w:val="0"/>
              <w:rPr>
                <w:color w:val="000000" w:themeColor="text1"/>
              </w:rPr>
            </w:pPr>
            <w:r>
              <w:rPr>
                <w:color w:val="000000" w:themeColor="text1"/>
              </w:rPr>
              <w:t>None</w:t>
            </w:r>
          </w:p>
        </w:tc>
      </w:tr>
      <w:tr w:rsidR="002244B0" w:rsidRPr="00FF07DD" w:rsidTr="002244B0">
        <w:trPr>
          <w:trHeight w:val="420"/>
        </w:trPr>
        <w:tc>
          <w:tcPr>
            <w:tcW w:w="9085" w:type="dxa"/>
            <w:gridSpan w:val="5"/>
          </w:tcPr>
          <w:p w:rsidR="002244B0" w:rsidRPr="00FF07DD" w:rsidRDefault="002244B0" w:rsidP="002244B0">
            <w:pPr>
              <w:pStyle w:val="TableHeader"/>
            </w:pPr>
            <w:r>
              <w:t>Basic Flow</w:t>
            </w:r>
          </w:p>
        </w:tc>
      </w:tr>
      <w:tr w:rsidR="002244B0" w:rsidRPr="0089503A" w:rsidTr="002244B0">
        <w:trPr>
          <w:trHeight w:val="420"/>
        </w:trPr>
        <w:tc>
          <w:tcPr>
            <w:tcW w:w="4405" w:type="dxa"/>
            <w:gridSpan w:val="3"/>
          </w:tcPr>
          <w:p w:rsidR="002244B0" w:rsidRPr="0089503A" w:rsidRDefault="002244B0" w:rsidP="002244B0">
            <w:pPr>
              <w:pStyle w:val="TableHeader"/>
            </w:pPr>
            <w:r w:rsidRPr="0089503A">
              <w:t>Actor Action</w:t>
            </w:r>
          </w:p>
        </w:tc>
        <w:tc>
          <w:tcPr>
            <w:tcW w:w="4680" w:type="dxa"/>
            <w:gridSpan w:val="2"/>
          </w:tcPr>
          <w:p w:rsidR="002244B0" w:rsidRPr="0089503A" w:rsidRDefault="002244B0" w:rsidP="002244B0">
            <w:pPr>
              <w:widowControl w:val="0"/>
              <w:jc w:val="center"/>
              <w:rPr>
                <w:b/>
                <w:color w:val="000000" w:themeColor="text1"/>
                <w:szCs w:val="18"/>
              </w:rPr>
            </w:pPr>
            <w:r w:rsidRPr="0089503A">
              <w:rPr>
                <w:b/>
                <w:color w:val="000000" w:themeColor="text1"/>
                <w:szCs w:val="18"/>
              </w:rPr>
              <w:t>System Response</w:t>
            </w:r>
          </w:p>
        </w:tc>
      </w:tr>
      <w:tr w:rsidR="002244B0" w:rsidRPr="00FF07DD" w:rsidTr="002244B0">
        <w:trPr>
          <w:trHeight w:val="420"/>
        </w:trPr>
        <w:tc>
          <w:tcPr>
            <w:tcW w:w="535" w:type="dxa"/>
          </w:tcPr>
          <w:p w:rsidR="002244B0" w:rsidRPr="00FF07DD" w:rsidRDefault="002244B0" w:rsidP="002244B0">
            <w:pPr>
              <w:widowControl w:val="0"/>
              <w:jc w:val="center"/>
              <w:rPr>
                <w:color w:val="000000" w:themeColor="text1"/>
              </w:rPr>
            </w:pPr>
            <w:r w:rsidRPr="00FF07DD">
              <w:rPr>
                <w:color w:val="000000" w:themeColor="text1"/>
              </w:rPr>
              <w:t>1</w:t>
            </w:r>
          </w:p>
        </w:tc>
        <w:tc>
          <w:tcPr>
            <w:tcW w:w="3870" w:type="dxa"/>
            <w:gridSpan w:val="2"/>
          </w:tcPr>
          <w:p w:rsidR="002244B0" w:rsidRPr="00FF07DD" w:rsidRDefault="002244B0" w:rsidP="002244B0">
            <w:pPr>
              <w:widowControl w:val="0"/>
              <w:rPr>
                <w:color w:val="000000" w:themeColor="text1"/>
              </w:rPr>
            </w:pPr>
            <w:r>
              <w:rPr>
                <w:color w:val="000000" w:themeColor="text1"/>
              </w:rPr>
              <w:t>User clicks on search a database record</w:t>
            </w:r>
          </w:p>
        </w:tc>
        <w:tc>
          <w:tcPr>
            <w:tcW w:w="450" w:type="dxa"/>
          </w:tcPr>
          <w:p w:rsidR="002244B0" w:rsidRPr="00FF07DD" w:rsidRDefault="002244B0" w:rsidP="002244B0">
            <w:pPr>
              <w:widowControl w:val="0"/>
              <w:jc w:val="center"/>
              <w:rPr>
                <w:color w:val="000000" w:themeColor="text1"/>
              </w:rPr>
            </w:pPr>
            <w:r w:rsidRPr="00FF07DD">
              <w:rPr>
                <w:color w:val="000000" w:themeColor="text1"/>
              </w:rPr>
              <w:t>2</w:t>
            </w:r>
          </w:p>
        </w:tc>
        <w:tc>
          <w:tcPr>
            <w:tcW w:w="4230" w:type="dxa"/>
          </w:tcPr>
          <w:p w:rsidR="002244B0" w:rsidRPr="00FF07DD" w:rsidRDefault="002244B0" w:rsidP="002244B0">
            <w:pPr>
              <w:widowControl w:val="0"/>
              <w:rPr>
                <w:color w:val="000000" w:themeColor="text1"/>
              </w:rPr>
            </w:pPr>
            <w:r>
              <w:rPr>
                <w:color w:val="000000" w:themeColor="text1"/>
              </w:rPr>
              <w:t>User i</w:t>
            </w:r>
            <w:r w:rsidR="007A3BF6">
              <w:rPr>
                <w:color w:val="000000" w:themeColor="text1"/>
              </w:rPr>
              <w:t>s redirected to the search screen</w:t>
            </w:r>
          </w:p>
        </w:tc>
      </w:tr>
      <w:tr w:rsidR="002244B0" w:rsidTr="002244B0">
        <w:trPr>
          <w:trHeight w:val="420"/>
        </w:trPr>
        <w:tc>
          <w:tcPr>
            <w:tcW w:w="535" w:type="dxa"/>
          </w:tcPr>
          <w:p w:rsidR="002244B0" w:rsidRPr="00FF07DD" w:rsidRDefault="002244B0" w:rsidP="002244B0">
            <w:pPr>
              <w:widowControl w:val="0"/>
              <w:jc w:val="center"/>
              <w:rPr>
                <w:color w:val="000000" w:themeColor="text1"/>
              </w:rPr>
            </w:pPr>
            <w:r>
              <w:rPr>
                <w:color w:val="000000" w:themeColor="text1"/>
              </w:rPr>
              <w:t>3</w:t>
            </w:r>
          </w:p>
        </w:tc>
        <w:tc>
          <w:tcPr>
            <w:tcW w:w="3870" w:type="dxa"/>
            <w:gridSpan w:val="2"/>
          </w:tcPr>
          <w:p w:rsidR="002244B0" w:rsidRDefault="002244B0" w:rsidP="002244B0">
            <w:pPr>
              <w:widowControl w:val="0"/>
              <w:rPr>
                <w:color w:val="000000" w:themeColor="text1"/>
              </w:rPr>
            </w:pPr>
            <w:r>
              <w:rPr>
                <w:color w:val="000000" w:themeColor="text1"/>
              </w:rPr>
              <w:t>User enters a valid search string</w:t>
            </w:r>
          </w:p>
        </w:tc>
        <w:tc>
          <w:tcPr>
            <w:tcW w:w="450" w:type="dxa"/>
          </w:tcPr>
          <w:p w:rsidR="002244B0" w:rsidRPr="00FF07DD" w:rsidRDefault="002244B0" w:rsidP="002244B0">
            <w:pPr>
              <w:widowControl w:val="0"/>
              <w:jc w:val="center"/>
              <w:rPr>
                <w:color w:val="000000" w:themeColor="text1"/>
              </w:rPr>
            </w:pPr>
            <w:r>
              <w:rPr>
                <w:color w:val="000000" w:themeColor="text1"/>
              </w:rPr>
              <w:t>4</w:t>
            </w:r>
          </w:p>
        </w:tc>
        <w:tc>
          <w:tcPr>
            <w:tcW w:w="4230" w:type="dxa"/>
          </w:tcPr>
          <w:p w:rsidR="002244B0" w:rsidRDefault="002244B0" w:rsidP="007A3BF6">
            <w:pPr>
              <w:widowControl w:val="0"/>
              <w:rPr>
                <w:color w:val="000000" w:themeColor="text1"/>
              </w:rPr>
            </w:pPr>
            <w:r>
              <w:rPr>
                <w:color w:val="000000" w:themeColor="text1"/>
              </w:rPr>
              <w:t xml:space="preserve">System </w:t>
            </w:r>
            <w:r w:rsidR="007A3BF6">
              <w:rPr>
                <w:color w:val="000000" w:themeColor="text1"/>
              </w:rPr>
              <w:t>make a query of that search string.</w:t>
            </w:r>
          </w:p>
        </w:tc>
      </w:tr>
      <w:tr w:rsidR="002244B0" w:rsidTr="002244B0">
        <w:trPr>
          <w:trHeight w:val="420"/>
        </w:trPr>
        <w:tc>
          <w:tcPr>
            <w:tcW w:w="535" w:type="dxa"/>
          </w:tcPr>
          <w:p w:rsidR="002244B0" w:rsidRPr="00FF07DD" w:rsidRDefault="002244B0" w:rsidP="002244B0">
            <w:pPr>
              <w:widowControl w:val="0"/>
              <w:jc w:val="center"/>
              <w:rPr>
                <w:color w:val="000000" w:themeColor="text1"/>
              </w:rPr>
            </w:pPr>
          </w:p>
        </w:tc>
        <w:tc>
          <w:tcPr>
            <w:tcW w:w="3870" w:type="dxa"/>
            <w:gridSpan w:val="2"/>
          </w:tcPr>
          <w:p w:rsidR="002244B0" w:rsidRDefault="002244B0" w:rsidP="002244B0">
            <w:pPr>
              <w:widowControl w:val="0"/>
              <w:rPr>
                <w:color w:val="000000" w:themeColor="text1"/>
              </w:rPr>
            </w:pPr>
          </w:p>
        </w:tc>
        <w:tc>
          <w:tcPr>
            <w:tcW w:w="450" w:type="dxa"/>
          </w:tcPr>
          <w:p w:rsidR="002244B0" w:rsidRDefault="002244B0" w:rsidP="002244B0">
            <w:pPr>
              <w:widowControl w:val="0"/>
              <w:jc w:val="center"/>
              <w:rPr>
                <w:color w:val="000000" w:themeColor="text1"/>
              </w:rPr>
            </w:pPr>
            <w:r>
              <w:rPr>
                <w:color w:val="000000" w:themeColor="text1"/>
              </w:rPr>
              <w:t>5</w:t>
            </w:r>
          </w:p>
        </w:tc>
        <w:tc>
          <w:tcPr>
            <w:tcW w:w="4230" w:type="dxa"/>
          </w:tcPr>
          <w:p w:rsidR="002244B0" w:rsidRDefault="007A3BF6" w:rsidP="002244B0">
            <w:pPr>
              <w:widowControl w:val="0"/>
              <w:jc w:val="both"/>
              <w:rPr>
                <w:color w:val="000000" w:themeColor="text1"/>
              </w:rPr>
            </w:pPr>
            <w:r>
              <w:rPr>
                <w:color w:val="000000" w:themeColor="text1"/>
              </w:rPr>
              <w:t>System will query that into database.</w:t>
            </w:r>
          </w:p>
        </w:tc>
      </w:tr>
      <w:tr w:rsidR="007A3BF6" w:rsidTr="002244B0">
        <w:trPr>
          <w:trHeight w:val="420"/>
        </w:trPr>
        <w:tc>
          <w:tcPr>
            <w:tcW w:w="535" w:type="dxa"/>
          </w:tcPr>
          <w:p w:rsidR="007A3BF6" w:rsidRPr="00FF07DD" w:rsidRDefault="007A3BF6" w:rsidP="002244B0">
            <w:pPr>
              <w:widowControl w:val="0"/>
              <w:jc w:val="center"/>
              <w:rPr>
                <w:color w:val="000000" w:themeColor="text1"/>
              </w:rPr>
            </w:pPr>
          </w:p>
        </w:tc>
        <w:tc>
          <w:tcPr>
            <w:tcW w:w="3870" w:type="dxa"/>
            <w:gridSpan w:val="2"/>
          </w:tcPr>
          <w:p w:rsidR="007A3BF6" w:rsidRDefault="007A3BF6" w:rsidP="002244B0">
            <w:pPr>
              <w:widowControl w:val="0"/>
              <w:rPr>
                <w:color w:val="000000" w:themeColor="text1"/>
              </w:rPr>
            </w:pPr>
          </w:p>
        </w:tc>
        <w:tc>
          <w:tcPr>
            <w:tcW w:w="450" w:type="dxa"/>
          </w:tcPr>
          <w:p w:rsidR="007A3BF6" w:rsidRDefault="007A3BF6" w:rsidP="002244B0">
            <w:pPr>
              <w:widowControl w:val="0"/>
              <w:jc w:val="center"/>
              <w:rPr>
                <w:color w:val="000000" w:themeColor="text1"/>
              </w:rPr>
            </w:pPr>
            <w:r>
              <w:rPr>
                <w:color w:val="000000" w:themeColor="text1"/>
              </w:rPr>
              <w:t>6</w:t>
            </w:r>
          </w:p>
        </w:tc>
        <w:tc>
          <w:tcPr>
            <w:tcW w:w="4230" w:type="dxa"/>
          </w:tcPr>
          <w:p w:rsidR="007A3BF6" w:rsidRDefault="007A3BF6" w:rsidP="002244B0">
            <w:pPr>
              <w:widowControl w:val="0"/>
              <w:jc w:val="both"/>
              <w:rPr>
                <w:color w:val="000000" w:themeColor="text1"/>
              </w:rPr>
            </w:pPr>
            <w:r>
              <w:rPr>
                <w:color w:val="000000" w:themeColor="text1"/>
              </w:rPr>
              <w:t>System will display the results to the search screen</w:t>
            </w:r>
          </w:p>
        </w:tc>
      </w:tr>
      <w:tr w:rsidR="002244B0" w:rsidRPr="00FF07DD" w:rsidTr="002244B0">
        <w:trPr>
          <w:trHeight w:val="420"/>
        </w:trPr>
        <w:tc>
          <w:tcPr>
            <w:tcW w:w="9085" w:type="dxa"/>
            <w:gridSpan w:val="5"/>
          </w:tcPr>
          <w:p w:rsidR="002244B0" w:rsidRPr="00FF07DD" w:rsidRDefault="002244B0"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244B0" w:rsidRPr="00FF07DD" w:rsidTr="002244B0">
        <w:trPr>
          <w:trHeight w:val="420"/>
        </w:trPr>
        <w:tc>
          <w:tcPr>
            <w:tcW w:w="535" w:type="dxa"/>
          </w:tcPr>
          <w:p w:rsidR="002244B0" w:rsidRPr="00FF07DD" w:rsidRDefault="002244B0" w:rsidP="002244B0">
            <w:pPr>
              <w:widowControl w:val="0"/>
              <w:jc w:val="center"/>
              <w:rPr>
                <w:color w:val="000000" w:themeColor="text1"/>
              </w:rPr>
            </w:pPr>
            <w:r w:rsidRPr="00FF07DD">
              <w:rPr>
                <w:color w:val="000000" w:themeColor="text1"/>
              </w:rPr>
              <w:t>3</w:t>
            </w:r>
          </w:p>
        </w:tc>
        <w:tc>
          <w:tcPr>
            <w:tcW w:w="3870" w:type="dxa"/>
            <w:gridSpan w:val="2"/>
          </w:tcPr>
          <w:p w:rsidR="002244B0" w:rsidRPr="00FF07DD" w:rsidRDefault="002244B0" w:rsidP="007A3BF6">
            <w:pPr>
              <w:widowControl w:val="0"/>
              <w:rPr>
                <w:color w:val="000000" w:themeColor="text1"/>
              </w:rPr>
            </w:pPr>
            <w:r>
              <w:rPr>
                <w:color w:val="000000" w:themeColor="text1"/>
              </w:rPr>
              <w:t xml:space="preserve">User </w:t>
            </w:r>
            <w:r w:rsidR="007A3BF6">
              <w:rPr>
                <w:color w:val="000000" w:themeColor="text1"/>
              </w:rPr>
              <w:t>does not enter a valid string</w:t>
            </w:r>
          </w:p>
        </w:tc>
        <w:tc>
          <w:tcPr>
            <w:tcW w:w="450" w:type="dxa"/>
          </w:tcPr>
          <w:p w:rsidR="002244B0" w:rsidRPr="00FF07DD" w:rsidRDefault="002244B0" w:rsidP="002244B0">
            <w:pPr>
              <w:widowControl w:val="0"/>
              <w:jc w:val="center"/>
              <w:rPr>
                <w:b/>
                <w:color w:val="000000" w:themeColor="text1"/>
              </w:rPr>
            </w:pPr>
            <w:r w:rsidRPr="00FD1CBA">
              <w:rPr>
                <w:color w:val="000000" w:themeColor="text1"/>
              </w:rPr>
              <w:t>4-A</w:t>
            </w:r>
          </w:p>
        </w:tc>
        <w:tc>
          <w:tcPr>
            <w:tcW w:w="4230" w:type="dxa"/>
          </w:tcPr>
          <w:p w:rsidR="002244B0" w:rsidRPr="007A3BF6" w:rsidRDefault="007A3BF6" w:rsidP="002244B0">
            <w:pPr>
              <w:keepNext/>
              <w:widowControl w:val="0"/>
              <w:rPr>
                <w:i/>
                <w:iCs/>
                <w:color w:val="000000" w:themeColor="text1"/>
              </w:rPr>
            </w:pPr>
            <w:r>
              <w:rPr>
                <w:color w:val="000000" w:themeColor="text1"/>
              </w:rPr>
              <w:t xml:space="preserve">System responds with the message: </w:t>
            </w:r>
            <w:r>
              <w:rPr>
                <w:i/>
                <w:iCs/>
                <w:color w:val="000000" w:themeColor="text1"/>
              </w:rPr>
              <w:t>No records are to be found with this search string.</w:t>
            </w:r>
          </w:p>
        </w:tc>
      </w:tr>
    </w:tbl>
    <w:p w:rsidR="00E85991" w:rsidRPr="008E4D5E" w:rsidRDefault="00E85991" w:rsidP="00E85991"/>
    <w:p w:rsidR="00E85991" w:rsidRDefault="001B742A" w:rsidP="00E85991">
      <w:pPr>
        <w:pStyle w:val="Heading2"/>
        <w:rPr>
          <w:rFonts w:ascii="Times New Roman" w:hAnsi="Times New Roman" w:cs="Times New Roman"/>
        </w:rPr>
      </w:pPr>
      <w:r>
        <w:rPr>
          <w:rFonts w:ascii="Times New Roman" w:hAnsi="Times New Roman" w:cs="Times New Roman"/>
        </w:rPr>
        <w:t>Create Custom Payload (Generation Based)</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1B742A" w:rsidP="003E0A78">
            <w:pPr>
              <w:widowControl w:val="0"/>
              <w:rPr>
                <w:color w:val="000000" w:themeColor="text1"/>
              </w:rPr>
            </w:pPr>
            <w:r>
              <w:rPr>
                <w:color w:val="000000" w:themeColor="text1"/>
              </w:rPr>
              <w:t xml:space="preserve">Create Custom Payload </w:t>
            </w:r>
            <w:r w:rsidR="00E85991">
              <w:rPr>
                <w:color w:val="000000" w:themeColor="text1"/>
              </w:rPr>
              <w:t>(Generation based)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5F7B92">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3D296D" w:rsidP="003D296D">
            <w:pPr>
              <w:widowControl w:val="0"/>
              <w:rPr>
                <w:color w:val="000000" w:themeColor="text1"/>
              </w:rPr>
            </w:pPr>
            <w:r>
              <w:rPr>
                <w:color w:val="000000" w:themeColor="text1"/>
              </w:rPr>
              <w:t>The user w</w:t>
            </w:r>
            <w:r w:rsidR="001B742A">
              <w:rPr>
                <w:color w:val="000000" w:themeColor="text1"/>
              </w:rPr>
              <w:t>ill select a protocol, enters a string and parameters such as range, ratio to make a custom payload that</w:t>
            </w:r>
            <w:r>
              <w:rPr>
                <w:color w:val="000000" w:themeColor="text1"/>
              </w:rPr>
              <w:t xml:space="preserve"> fits it in that data model.</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982763" w:rsidP="003E0A78">
            <w:pPr>
              <w:widowControl w:val="0"/>
              <w:rPr>
                <w:color w:val="000000" w:themeColor="text1"/>
              </w:rPr>
            </w:pPr>
            <w:r>
              <w:rPr>
                <w:color w:val="000000" w:themeColor="text1"/>
              </w:rPr>
              <w:t>Generation based fuzzing category is selected.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1B742A" w:rsidP="003E0A78">
            <w:pPr>
              <w:widowControl w:val="0"/>
              <w:rPr>
                <w:color w:val="000000" w:themeColor="text1"/>
              </w:rPr>
            </w:pPr>
            <w:r>
              <w:rPr>
                <w:color w:val="000000" w:themeColor="text1"/>
              </w:rPr>
              <w:t>A custom payload will be generated and displayed on configuration screen.</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3D296D" w:rsidP="003E0A78">
            <w:pPr>
              <w:widowControl w:val="0"/>
              <w:rPr>
                <w:color w:val="000000" w:themeColor="text1"/>
              </w:rPr>
            </w:pPr>
            <w:r>
              <w:rPr>
                <w:color w:val="000000" w:themeColor="text1"/>
              </w:rPr>
              <w:t>User cl</w:t>
            </w:r>
            <w:r w:rsidR="001B742A">
              <w:rPr>
                <w:color w:val="000000" w:themeColor="text1"/>
              </w:rPr>
              <w:t>icks on custom payload</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1B742A" w:rsidP="001B742A">
            <w:pPr>
              <w:widowControl w:val="0"/>
              <w:rPr>
                <w:color w:val="000000" w:themeColor="text1"/>
              </w:rPr>
            </w:pPr>
            <w:r>
              <w:rPr>
                <w:color w:val="000000" w:themeColor="text1"/>
              </w:rPr>
              <w:t>A pop-up window is opened.</w:t>
            </w:r>
          </w:p>
        </w:tc>
      </w:tr>
      <w:tr w:rsidR="00E85991" w:rsidTr="003E0A78">
        <w:trPr>
          <w:trHeight w:val="420"/>
        </w:trPr>
        <w:tc>
          <w:tcPr>
            <w:tcW w:w="535" w:type="dxa"/>
          </w:tcPr>
          <w:p w:rsidR="00E85991" w:rsidRPr="00FF07DD" w:rsidRDefault="003D296D" w:rsidP="003E0A78">
            <w:pPr>
              <w:widowControl w:val="0"/>
              <w:jc w:val="center"/>
              <w:rPr>
                <w:color w:val="000000" w:themeColor="text1"/>
              </w:rPr>
            </w:pPr>
            <w:r>
              <w:rPr>
                <w:color w:val="000000" w:themeColor="text1"/>
              </w:rPr>
              <w:t>3</w:t>
            </w:r>
          </w:p>
        </w:tc>
        <w:tc>
          <w:tcPr>
            <w:tcW w:w="3870" w:type="dxa"/>
            <w:gridSpan w:val="2"/>
          </w:tcPr>
          <w:p w:rsidR="00E85991" w:rsidRDefault="003D296D" w:rsidP="001B742A">
            <w:pPr>
              <w:widowControl w:val="0"/>
              <w:rPr>
                <w:color w:val="000000" w:themeColor="text1"/>
              </w:rPr>
            </w:pPr>
            <w:r>
              <w:rPr>
                <w:color w:val="000000" w:themeColor="text1"/>
              </w:rPr>
              <w:t xml:space="preserve">User </w:t>
            </w:r>
            <w:r w:rsidR="001B742A">
              <w:rPr>
                <w:color w:val="000000" w:themeColor="text1"/>
              </w:rPr>
              <w:t>clicks on select protocol button</w:t>
            </w:r>
          </w:p>
        </w:tc>
        <w:tc>
          <w:tcPr>
            <w:tcW w:w="450" w:type="dxa"/>
          </w:tcPr>
          <w:p w:rsidR="00E85991" w:rsidRPr="00FF07DD" w:rsidRDefault="003D296D" w:rsidP="003E0A78">
            <w:pPr>
              <w:widowControl w:val="0"/>
              <w:jc w:val="center"/>
              <w:rPr>
                <w:color w:val="000000" w:themeColor="text1"/>
              </w:rPr>
            </w:pPr>
            <w:r>
              <w:rPr>
                <w:color w:val="000000" w:themeColor="text1"/>
              </w:rPr>
              <w:t>4</w:t>
            </w:r>
          </w:p>
        </w:tc>
        <w:tc>
          <w:tcPr>
            <w:tcW w:w="4230" w:type="dxa"/>
          </w:tcPr>
          <w:p w:rsidR="00E85991" w:rsidRDefault="001B742A" w:rsidP="003E0A78">
            <w:pPr>
              <w:widowControl w:val="0"/>
              <w:rPr>
                <w:color w:val="000000" w:themeColor="text1"/>
              </w:rPr>
            </w:pPr>
            <w:r>
              <w:rPr>
                <w:color w:val="000000" w:themeColor="text1"/>
              </w:rPr>
              <w:t>A protocol list will be displayed</w:t>
            </w:r>
          </w:p>
        </w:tc>
      </w:tr>
      <w:tr w:rsidR="00E85991" w:rsidTr="003E0A78">
        <w:trPr>
          <w:trHeight w:val="420"/>
        </w:trPr>
        <w:tc>
          <w:tcPr>
            <w:tcW w:w="535" w:type="dxa"/>
          </w:tcPr>
          <w:p w:rsidR="00E85991" w:rsidRPr="00FF07DD" w:rsidRDefault="003D296D" w:rsidP="003E0A78">
            <w:pPr>
              <w:widowControl w:val="0"/>
              <w:jc w:val="center"/>
              <w:rPr>
                <w:color w:val="000000" w:themeColor="text1"/>
              </w:rPr>
            </w:pPr>
            <w:r>
              <w:rPr>
                <w:color w:val="000000" w:themeColor="text1"/>
              </w:rPr>
              <w:t>5</w:t>
            </w:r>
          </w:p>
        </w:tc>
        <w:tc>
          <w:tcPr>
            <w:tcW w:w="3870" w:type="dxa"/>
            <w:gridSpan w:val="2"/>
          </w:tcPr>
          <w:p w:rsidR="00E85991" w:rsidRDefault="003D296D" w:rsidP="003E0A78">
            <w:pPr>
              <w:widowControl w:val="0"/>
              <w:rPr>
                <w:color w:val="000000" w:themeColor="text1"/>
              </w:rPr>
            </w:pPr>
            <w:r>
              <w:rPr>
                <w:color w:val="000000" w:themeColor="text1"/>
              </w:rPr>
              <w:t>User selec</w:t>
            </w:r>
            <w:r w:rsidR="001B742A">
              <w:rPr>
                <w:color w:val="000000" w:themeColor="text1"/>
              </w:rPr>
              <w:t>ts protocol</w:t>
            </w:r>
          </w:p>
        </w:tc>
        <w:tc>
          <w:tcPr>
            <w:tcW w:w="450" w:type="dxa"/>
          </w:tcPr>
          <w:p w:rsidR="00E85991" w:rsidRDefault="00E85991" w:rsidP="003E0A78">
            <w:pPr>
              <w:widowControl w:val="0"/>
              <w:jc w:val="center"/>
              <w:rPr>
                <w:color w:val="000000" w:themeColor="text1"/>
              </w:rPr>
            </w:pPr>
            <w:r>
              <w:rPr>
                <w:color w:val="000000" w:themeColor="text1"/>
              </w:rPr>
              <w:t>5</w:t>
            </w:r>
          </w:p>
        </w:tc>
        <w:tc>
          <w:tcPr>
            <w:tcW w:w="4230" w:type="dxa"/>
          </w:tcPr>
          <w:p w:rsidR="003D296D" w:rsidRDefault="001B742A" w:rsidP="003D296D">
            <w:pPr>
              <w:widowControl w:val="0"/>
              <w:rPr>
                <w:color w:val="000000" w:themeColor="text1"/>
              </w:rPr>
            </w:pPr>
            <w:r>
              <w:rPr>
                <w:color w:val="000000" w:themeColor="text1"/>
              </w:rPr>
              <w:t>Protocol is selected</w:t>
            </w:r>
          </w:p>
        </w:tc>
      </w:tr>
      <w:tr w:rsidR="003D296D" w:rsidTr="003E0A78">
        <w:trPr>
          <w:trHeight w:val="420"/>
        </w:trPr>
        <w:tc>
          <w:tcPr>
            <w:tcW w:w="535" w:type="dxa"/>
          </w:tcPr>
          <w:p w:rsidR="003D296D" w:rsidRDefault="003D296D" w:rsidP="003E0A78">
            <w:pPr>
              <w:widowControl w:val="0"/>
              <w:jc w:val="center"/>
              <w:rPr>
                <w:color w:val="000000" w:themeColor="text1"/>
              </w:rPr>
            </w:pPr>
            <w:r>
              <w:rPr>
                <w:color w:val="000000" w:themeColor="text1"/>
              </w:rPr>
              <w:t>6</w:t>
            </w:r>
          </w:p>
        </w:tc>
        <w:tc>
          <w:tcPr>
            <w:tcW w:w="3870" w:type="dxa"/>
            <w:gridSpan w:val="2"/>
          </w:tcPr>
          <w:p w:rsidR="003D296D" w:rsidRDefault="001B742A" w:rsidP="003E0A78">
            <w:pPr>
              <w:widowControl w:val="0"/>
              <w:rPr>
                <w:color w:val="000000" w:themeColor="text1"/>
              </w:rPr>
            </w:pPr>
            <w:r>
              <w:rPr>
                <w:color w:val="000000" w:themeColor="text1"/>
              </w:rPr>
              <w:t>User enters a string in text area</w:t>
            </w:r>
          </w:p>
        </w:tc>
        <w:tc>
          <w:tcPr>
            <w:tcW w:w="450" w:type="dxa"/>
          </w:tcPr>
          <w:p w:rsidR="003D296D" w:rsidRDefault="001B742A" w:rsidP="003E0A78">
            <w:pPr>
              <w:widowControl w:val="0"/>
              <w:jc w:val="center"/>
              <w:rPr>
                <w:color w:val="000000" w:themeColor="text1"/>
              </w:rPr>
            </w:pPr>
            <w:r>
              <w:rPr>
                <w:color w:val="000000" w:themeColor="text1"/>
              </w:rPr>
              <w:t>7</w:t>
            </w:r>
          </w:p>
        </w:tc>
        <w:tc>
          <w:tcPr>
            <w:tcW w:w="4230" w:type="dxa"/>
          </w:tcPr>
          <w:p w:rsidR="003D296D" w:rsidRDefault="001B742A" w:rsidP="003D296D">
            <w:pPr>
              <w:widowControl w:val="0"/>
              <w:rPr>
                <w:color w:val="000000" w:themeColor="text1"/>
              </w:rPr>
            </w:pPr>
            <w:r>
              <w:rPr>
                <w:color w:val="000000" w:themeColor="text1"/>
              </w:rPr>
              <w:t>A string is displayed on text area</w:t>
            </w:r>
          </w:p>
        </w:tc>
      </w:tr>
      <w:tr w:rsidR="001B742A" w:rsidTr="003E0A78">
        <w:trPr>
          <w:trHeight w:val="420"/>
        </w:trPr>
        <w:tc>
          <w:tcPr>
            <w:tcW w:w="535" w:type="dxa"/>
          </w:tcPr>
          <w:p w:rsidR="001B742A" w:rsidRDefault="001B742A" w:rsidP="003E0A78">
            <w:pPr>
              <w:widowControl w:val="0"/>
              <w:jc w:val="center"/>
              <w:rPr>
                <w:color w:val="000000" w:themeColor="text1"/>
              </w:rPr>
            </w:pPr>
            <w:r>
              <w:rPr>
                <w:color w:val="000000" w:themeColor="text1"/>
              </w:rPr>
              <w:t>8</w:t>
            </w:r>
          </w:p>
        </w:tc>
        <w:tc>
          <w:tcPr>
            <w:tcW w:w="3870" w:type="dxa"/>
            <w:gridSpan w:val="2"/>
          </w:tcPr>
          <w:p w:rsidR="001B742A" w:rsidRDefault="001B742A" w:rsidP="003E0A78">
            <w:pPr>
              <w:widowControl w:val="0"/>
              <w:rPr>
                <w:color w:val="000000" w:themeColor="text1"/>
              </w:rPr>
            </w:pPr>
            <w:r>
              <w:rPr>
                <w:color w:val="000000" w:themeColor="text1"/>
              </w:rPr>
              <w:t>User sets the other custom parameters such as range, ratio etc.</w:t>
            </w:r>
          </w:p>
        </w:tc>
        <w:tc>
          <w:tcPr>
            <w:tcW w:w="450" w:type="dxa"/>
          </w:tcPr>
          <w:p w:rsidR="001B742A" w:rsidRDefault="001B742A" w:rsidP="002E7E55">
            <w:pPr>
              <w:widowControl w:val="0"/>
              <w:jc w:val="center"/>
              <w:rPr>
                <w:color w:val="000000" w:themeColor="text1"/>
              </w:rPr>
            </w:pPr>
            <w:r>
              <w:rPr>
                <w:color w:val="000000" w:themeColor="text1"/>
              </w:rPr>
              <w:t>9</w:t>
            </w:r>
          </w:p>
        </w:tc>
        <w:tc>
          <w:tcPr>
            <w:tcW w:w="4230" w:type="dxa"/>
          </w:tcPr>
          <w:p w:rsidR="001B742A" w:rsidRDefault="002E7E55" w:rsidP="003D296D">
            <w:pPr>
              <w:widowControl w:val="0"/>
              <w:rPr>
                <w:color w:val="000000" w:themeColor="text1"/>
              </w:rPr>
            </w:pPr>
            <w:r>
              <w:rPr>
                <w:color w:val="000000" w:themeColor="text1"/>
              </w:rPr>
              <w:t>Parameters are set</w:t>
            </w:r>
          </w:p>
        </w:tc>
      </w:tr>
      <w:tr w:rsidR="002E7E55" w:rsidTr="003E0A78">
        <w:trPr>
          <w:trHeight w:val="420"/>
        </w:trPr>
        <w:tc>
          <w:tcPr>
            <w:tcW w:w="535" w:type="dxa"/>
          </w:tcPr>
          <w:p w:rsidR="002E7E55" w:rsidRDefault="002E7E55" w:rsidP="003E0A78">
            <w:pPr>
              <w:widowControl w:val="0"/>
              <w:jc w:val="center"/>
              <w:rPr>
                <w:color w:val="000000" w:themeColor="text1"/>
              </w:rPr>
            </w:pPr>
            <w:r>
              <w:rPr>
                <w:color w:val="000000" w:themeColor="text1"/>
              </w:rPr>
              <w:t>10</w:t>
            </w:r>
          </w:p>
        </w:tc>
        <w:tc>
          <w:tcPr>
            <w:tcW w:w="3870" w:type="dxa"/>
            <w:gridSpan w:val="2"/>
          </w:tcPr>
          <w:p w:rsidR="002E7E55" w:rsidRDefault="002E7E55" w:rsidP="003E0A78">
            <w:pPr>
              <w:widowControl w:val="0"/>
              <w:rPr>
                <w:color w:val="000000" w:themeColor="text1"/>
              </w:rPr>
            </w:pPr>
            <w:r>
              <w:rPr>
                <w:color w:val="000000" w:themeColor="text1"/>
              </w:rPr>
              <w:t>User clicks on create</w:t>
            </w:r>
          </w:p>
        </w:tc>
        <w:tc>
          <w:tcPr>
            <w:tcW w:w="450" w:type="dxa"/>
          </w:tcPr>
          <w:p w:rsidR="002E7E55" w:rsidRDefault="009A47AC" w:rsidP="002E7E55">
            <w:pPr>
              <w:widowControl w:val="0"/>
              <w:jc w:val="center"/>
              <w:rPr>
                <w:color w:val="000000" w:themeColor="text1"/>
              </w:rPr>
            </w:pPr>
            <w:r>
              <w:rPr>
                <w:color w:val="000000" w:themeColor="text1"/>
              </w:rPr>
              <w:t>11</w:t>
            </w:r>
          </w:p>
        </w:tc>
        <w:tc>
          <w:tcPr>
            <w:tcW w:w="4230" w:type="dxa"/>
          </w:tcPr>
          <w:p w:rsidR="002E7E55" w:rsidRDefault="002E7E55" w:rsidP="003D296D">
            <w:pPr>
              <w:widowControl w:val="0"/>
              <w:rPr>
                <w:color w:val="000000" w:themeColor="text1"/>
              </w:rPr>
            </w:pPr>
            <w:r>
              <w:rPr>
                <w:color w:val="000000" w:themeColor="text1"/>
              </w:rPr>
              <w:t>Pop-up window gets closed. A custom payload is created and displayed on screen.</w:t>
            </w:r>
          </w:p>
        </w:tc>
      </w:tr>
      <w:tr w:rsidR="00E85991" w:rsidRPr="00FF07DD" w:rsidTr="003E0A78">
        <w:trPr>
          <w:trHeight w:val="420"/>
        </w:trPr>
        <w:tc>
          <w:tcPr>
            <w:tcW w:w="9085" w:type="dxa"/>
            <w:gridSpan w:val="5"/>
          </w:tcPr>
          <w:p w:rsidR="00E85991" w:rsidRPr="00FF07DD" w:rsidRDefault="00E85991" w:rsidP="003E0A7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85991" w:rsidRPr="00FF07DD" w:rsidTr="003E0A78">
        <w:trPr>
          <w:trHeight w:val="420"/>
        </w:trPr>
        <w:tc>
          <w:tcPr>
            <w:tcW w:w="535" w:type="dxa"/>
          </w:tcPr>
          <w:p w:rsidR="00E85991" w:rsidRPr="00FF07DD" w:rsidRDefault="009A47AC" w:rsidP="003E0A78">
            <w:pPr>
              <w:widowControl w:val="0"/>
              <w:jc w:val="center"/>
              <w:rPr>
                <w:color w:val="000000" w:themeColor="text1"/>
              </w:rPr>
            </w:pPr>
            <w:r>
              <w:rPr>
                <w:color w:val="000000" w:themeColor="text1"/>
              </w:rPr>
              <w:t>10</w:t>
            </w:r>
          </w:p>
        </w:tc>
        <w:tc>
          <w:tcPr>
            <w:tcW w:w="3870" w:type="dxa"/>
            <w:gridSpan w:val="2"/>
          </w:tcPr>
          <w:p w:rsidR="00E85991" w:rsidRPr="00FF07DD" w:rsidRDefault="00E85991" w:rsidP="009A47AC">
            <w:pPr>
              <w:widowControl w:val="0"/>
              <w:rPr>
                <w:color w:val="000000" w:themeColor="text1"/>
              </w:rPr>
            </w:pPr>
            <w:r>
              <w:rPr>
                <w:color w:val="000000" w:themeColor="text1"/>
              </w:rPr>
              <w:t xml:space="preserve">User </w:t>
            </w:r>
            <w:r w:rsidR="009A47AC">
              <w:rPr>
                <w:color w:val="000000" w:themeColor="text1"/>
              </w:rPr>
              <w:t>clicks on create</w:t>
            </w:r>
          </w:p>
        </w:tc>
        <w:tc>
          <w:tcPr>
            <w:tcW w:w="450" w:type="dxa"/>
          </w:tcPr>
          <w:p w:rsidR="00E85991" w:rsidRPr="00FF07DD" w:rsidRDefault="009A47AC" w:rsidP="003E0A78">
            <w:pPr>
              <w:widowControl w:val="0"/>
              <w:jc w:val="center"/>
              <w:rPr>
                <w:b/>
                <w:color w:val="000000" w:themeColor="text1"/>
              </w:rPr>
            </w:pPr>
            <w:r>
              <w:rPr>
                <w:color w:val="000000" w:themeColor="text1"/>
              </w:rPr>
              <w:t>11</w:t>
            </w:r>
          </w:p>
        </w:tc>
        <w:tc>
          <w:tcPr>
            <w:tcW w:w="4230" w:type="dxa"/>
          </w:tcPr>
          <w:p w:rsidR="00E85991" w:rsidRPr="00FF07DD" w:rsidRDefault="009A47AC" w:rsidP="003E0A78">
            <w:pPr>
              <w:keepNext/>
              <w:widowControl w:val="0"/>
              <w:rPr>
                <w:i/>
                <w:color w:val="000000" w:themeColor="text1"/>
              </w:rPr>
            </w:pPr>
            <w:r>
              <w:rPr>
                <w:color w:val="000000" w:themeColor="text1"/>
              </w:rPr>
              <w:t>System genera</w:t>
            </w:r>
            <w:r w:rsidR="0093710E">
              <w:rPr>
                <w:color w:val="000000" w:themeColor="text1"/>
              </w:rPr>
              <w:t>tes an error displaying that payload cannot be fit in the format.</w:t>
            </w:r>
          </w:p>
        </w:tc>
      </w:tr>
    </w:tbl>
    <w:p w:rsidR="00E85991" w:rsidRPr="00636B27" w:rsidRDefault="00E85991" w:rsidP="00E85991"/>
    <w:p w:rsidR="00E85991" w:rsidRDefault="00E85991" w:rsidP="00E85991">
      <w:pPr>
        <w:pStyle w:val="Heading2"/>
        <w:rPr>
          <w:rFonts w:ascii="Times New Roman" w:hAnsi="Times New Roman" w:cs="Times New Roman"/>
        </w:rPr>
      </w:pPr>
      <w:r>
        <w:rPr>
          <w:rFonts w:ascii="Times New Roman" w:hAnsi="Times New Roman" w:cs="Times New Roman"/>
        </w:rPr>
        <w:lastRenderedPageBreak/>
        <w:t>Fork Child Fuzzer</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Fork Child Fuzzer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 Host System(system)</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Fork Multiple child Processes</w:t>
            </w:r>
            <w:r w:rsidR="00341F31">
              <w:rPr>
                <w:color w:val="000000" w:themeColor="text1"/>
              </w:rPr>
              <w:t xml:space="preserve"> </w:t>
            </w:r>
            <w:r>
              <w:rPr>
                <w:color w:val="000000" w:themeColor="text1"/>
              </w:rPr>
              <w:t>(Fuzzers) on different CPU cores.</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E85991" w:rsidP="003E0A78">
            <w:pPr>
              <w:widowControl w:val="0"/>
              <w:rPr>
                <w:color w:val="000000" w:themeColor="text1"/>
              </w:rPr>
            </w:pPr>
            <w:r>
              <w:rPr>
                <w:color w:val="000000" w:themeColor="text1"/>
              </w:rPr>
              <w:t>Start Fuzzing</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initiates Fuzzing</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Fuzzing processes Start</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r>
              <w:rPr>
                <w:color w:val="000000" w:themeColor="text1"/>
              </w:rPr>
              <w:t>2</w:t>
            </w:r>
          </w:p>
        </w:tc>
        <w:tc>
          <w:tcPr>
            <w:tcW w:w="3870" w:type="dxa"/>
            <w:gridSpan w:val="2"/>
          </w:tcPr>
          <w:p w:rsidR="00E85991" w:rsidRDefault="00E85991" w:rsidP="003E0A78">
            <w:pPr>
              <w:widowControl w:val="0"/>
              <w:rPr>
                <w:color w:val="000000" w:themeColor="text1"/>
              </w:rPr>
            </w:pPr>
            <w:r>
              <w:rPr>
                <w:color w:val="000000" w:themeColor="text1"/>
              </w:rPr>
              <w:t>User Specifies Number of Processes/CPU’s for usage</w:t>
            </w:r>
          </w:p>
        </w:tc>
        <w:tc>
          <w:tcPr>
            <w:tcW w:w="450" w:type="dxa"/>
          </w:tcPr>
          <w:p w:rsidR="00E85991" w:rsidRPr="00FF07DD" w:rsidRDefault="00E85991" w:rsidP="003E0A78">
            <w:pPr>
              <w:widowControl w:val="0"/>
              <w:jc w:val="center"/>
              <w:rPr>
                <w:color w:val="000000" w:themeColor="text1"/>
              </w:rPr>
            </w:pPr>
            <w:r>
              <w:rPr>
                <w:color w:val="000000" w:themeColor="text1"/>
              </w:rPr>
              <w:t>3</w:t>
            </w:r>
          </w:p>
        </w:tc>
        <w:tc>
          <w:tcPr>
            <w:tcW w:w="4230" w:type="dxa"/>
          </w:tcPr>
          <w:p w:rsidR="00E85991" w:rsidRDefault="00E85991" w:rsidP="003E0A78">
            <w:pPr>
              <w:widowControl w:val="0"/>
              <w:rPr>
                <w:color w:val="000000" w:themeColor="text1"/>
              </w:rPr>
            </w:pPr>
            <w:r>
              <w:rPr>
                <w:color w:val="000000" w:themeColor="text1"/>
              </w:rPr>
              <w:t>System initiates child process accordingly.</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p>
        </w:tc>
        <w:tc>
          <w:tcPr>
            <w:tcW w:w="3870" w:type="dxa"/>
            <w:gridSpan w:val="2"/>
          </w:tcPr>
          <w:p w:rsidR="00E85991" w:rsidRDefault="00E85991" w:rsidP="003E0A78">
            <w:pPr>
              <w:widowControl w:val="0"/>
              <w:rPr>
                <w:color w:val="000000" w:themeColor="text1"/>
              </w:rPr>
            </w:pPr>
          </w:p>
        </w:tc>
        <w:tc>
          <w:tcPr>
            <w:tcW w:w="450" w:type="dxa"/>
          </w:tcPr>
          <w:p w:rsidR="00E85991" w:rsidRDefault="00E85991" w:rsidP="003E0A78">
            <w:pPr>
              <w:widowControl w:val="0"/>
              <w:jc w:val="center"/>
              <w:rPr>
                <w:color w:val="000000" w:themeColor="text1"/>
              </w:rPr>
            </w:pPr>
            <w:r>
              <w:rPr>
                <w:color w:val="000000" w:themeColor="text1"/>
              </w:rPr>
              <w:t>4</w:t>
            </w:r>
          </w:p>
        </w:tc>
        <w:tc>
          <w:tcPr>
            <w:tcW w:w="4230" w:type="dxa"/>
          </w:tcPr>
          <w:p w:rsidR="00E85991" w:rsidRDefault="00E85991" w:rsidP="003E0A78">
            <w:pPr>
              <w:widowControl w:val="0"/>
              <w:rPr>
                <w:color w:val="000000" w:themeColor="text1"/>
              </w:rPr>
            </w:pPr>
            <w:r>
              <w:rPr>
                <w:color w:val="000000" w:themeColor="text1"/>
              </w:rPr>
              <w:t>Child process fuzz target system same as master process.</w:t>
            </w:r>
          </w:p>
        </w:tc>
      </w:tr>
      <w:tr w:rsidR="00E85991" w:rsidRPr="00FF07DD" w:rsidTr="003E0A78">
        <w:trPr>
          <w:trHeight w:val="420"/>
        </w:trPr>
        <w:tc>
          <w:tcPr>
            <w:tcW w:w="9085" w:type="dxa"/>
            <w:gridSpan w:val="5"/>
          </w:tcPr>
          <w:p w:rsidR="00E85991" w:rsidRPr="00FF07DD" w:rsidRDefault="00E85991" w:rsidP="003E0A7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rsidR="00E85991" w:rsidRPr="00FF07DD" w:rsidRDefault="00E85991" w:rsidP="003E0A78">
            <w:pPr>
              <w:widowControl w:val="0"/>
              <w:rPr>
                <w:color w:val="000000" w:themeColor="text1"/>
              </w:rPr>
            </w:pPr>
            <w:r>
              <w:rPr>
                <w:color w:val="000000" w:themeColor="text1"/>
              </w:rPr>
              <w:t>User initiates Fuzzing</w:t>
            </w:r>
          </w:p>
        </w:tc>
        <w:tc>
          <w:tcPr>
            <w:tcW w:w="450" w:type="dxa"/>
          </w:tcPr>
          <w:p w:rsidR="00E85991" w:rsidRPr="00FF07DD" w:rsidRDefault="00E85991" w:rsidP="003E0A78">
            <w:pPr>
              <w:widowControl w:val="0"/>
              <w:jc w:val="center"/>
              <w:rPr>
                <w:b/>
                <w:color w:val="000000" w:themeColor="text1"/>
              </w:rPr>
            </w:pPr>
            <w:r w:rsidRPr="00FD1CBA">
              <w:rPr>
                <w:color w:val="000000" w:themeColor="text1"/>
              </w:rPr>
              <w:t>4-A</w:t>
            </w:r>
          </w:p>
        </w:tc>
        <w:tc>
          <w:tcPr>
            <w:tcW w:w="4230" w:type="dxa"/>
          </w:tcPr>
          <w:p w:rsidR="00E85991" w:rsidRPr="00FF07DD" w:rsidRDefault="00E85991" w:rsidP="003E0A78">
            <w:pPr>
              <w:keepNext/>
              <w:widowControl w:val="0"/>
              <w:rPr>
                <w:i/>
                <w:color w:val="000000" w:themeColor="text1"/>
              </w:rPr>
            </w:pPr>
            <w:r>
              <w:rPr>
                <w:color w:val="000000" w:themeColor="text1"/>
              </w:rPr>
              <w:t>Target System is not connected/offline, System Displays “N/A for Target System”.</w:t>
            </w:r>
          </w:p>
        </w:tc>
      </w:tr>
    </w:tbl>
    <w:p w:rsidR="00E85991" w:rsidRPr="00636B27" w:rsidRDefault="00E85991" w:rsidP="00E85991"/>
    <w:p w:rsidR="00E85991" w:rsidRDefault="00E85991" w:rsidP="00E85991">
      <w:pPr>
        <w:pStyle w:val="Heading2"/>
        <w:rPr>
          <w:rFonts w:ascii="Times New Roman" w:hAnsi="Times New Roman" w:cs="Times New Roman"/>
        </w:rPr>
      </w:pPr>
      <w:r>
        <w:rPr>
          <w:rFonts w:ascii="Times New Roman" w:hAnsi="Times New Roman" w:cs="Times New Roman"/>
        </w:rPr>
        <w:t>Start Fuzzing</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Start Fuzzing</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Start Fuzzing For Specific IoT device using given protocol</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C8570C" w:rsidP="003E0A78">
            <w:pPr>
              <w:widowControl w:val="0"/>
              <w:rPr>
                <w:color w:val="000000" w:themeColor="text1"/>
              </w:rPr>
            </w:pPr>
            <w:r>
              <w:rPr>
                <w:color w:val="000000" w:themeColor="text1"/>
              </w:rPr>
              <w:t>Fuzzing configuration are set</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C8570C" w:rsidP="003E0A78">
            <w:pPr>
              <w:widowControl w:val="0"/>
              <w:rPr>
                <w:color w:val="000000" w:themeColor="text1"/>
              </w:rPr>
            </w:pPr>
            <w:r>
              <w:rPr>
                <w:color w:val="000000" w:themeColor="text1"/>
              </w:rPr>
              <w:t>Fuzzing is started and system statistics will be displayed on screen.</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C8570C" w:rsidP="003E0A78">
            <w:pPr>
              <w:widowControl w:val="0"/>
              <w:rPr>
                <w:color w:val="000000" w:themeColor="text1"/>
              </w:rPr>
            </w:pPr>
            <w:r>
              <w:rPr>
                <w:color w:val="000000" w:themeColor="text1"/>
              </w:rPr>
              <w:t>User press start fuzzing button</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C8570C" w:rsidP="003E0A78">
            <w:pPr>
              <w:widowControl w:val="0"/>
              <w:rPr>
                <w:color w:val="000000" w:themeColor="text1"/>
              </w:rPr>
            </w:pPr>
            <w:r>
              <w:rPr>
                <w:color w:val="000000" w:themeColor="text1"/>
              </w:rPr>
              <w:t>System starts fuzzing</w:t>
            </w:r>
          </w:p>
        </w:tc>
      </w:tr>
      <w:tr w:rsidR="00E85991" w:rsidRPr="00FF07DD" w:rsidTr="003E0A78">
        <w:trPr>
          <w:trHeight w:val="420"/>
        </w:trPr>
        <w:tc>
          <w:tcPr>
            <w:tcW w:w="9085" w:type="dxa"/>
            <w:gridSpan w:val="5"/>
          </w:tcPr>
          <w:p w:rsidR="00E85991" w:rsidRPr="00FF07DD" w:rsidRDefault="00E85991" w:rsidP="003E0A7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C8570C" w:rsidRPr="00FF07DD" w:rsidTr="003E0A78">
        <w:trPr>
          <w:trHeight w:val="420"/>
        </w:trPr>
        <w:tc>
          <w:tcPr>
            <w:tcW w:w="535" w:type="dxa"/>
          </w:tcPr>
          <w:p w:rsidR="00C8570C" w:rsidRPr="00FF07DD" w:rsidRDefault="00C8570C" w:rsidP="00C8570C">
            <w:pPr>
              <w:widowControl w:val="0"/>
              <w:jc w:val="center"/>
              <w:rPr>
                <w:color w:val="000000" w:themeColor="text1"/>
              </w:rPr>
            </w:pPr>
            <w:r>
              <w:rPr>
                <w:color w:val="000000" w:themeColor="text1"/>
              </w:rPr>
              <w:t>1</w:t>
            </w:r>
          </w:p>
        </w:tc>
        <w:tc>
          <w:tcPr>
            <w:tcW w:w="3870" w:type="dxa"/>
            <w:gridSpan w:val="2"/>
          </w:tcPr>
          <w:p w:rsidR="00C8570C" w:rsidRPr="00FF07DD" w:rsidRDefault="00C8570C" w:rsidP="00C8570C">
            <w:pPr>
              <w:widowControl w:val="0"/>
              <w:rPr>
                <w:color w:val="000000" w:themeColor="text1"/>
              </w:rPr>
            </w:pPr>
            <w:r>
              <w:rPr>
                <w:color w:val="000000" w:themeColor="text1"/>
              </w:rPr>
              <w:t>User press start fuzzing button</w:t>
            </w:r>
          </w:p>
        </w:tc>
        <w:tc>
          <w:tcPr>
            <w:tcW w:w="450" w:type="dxa"/>
          </w:tcPr>
          <w:p w:rsidR="00C8570C" w:rsidRPr="00FF07DD" w:rsidRDefault="00C8570C" w:rsidP="00C8570C">
            <w:pPr>
              <w:widowControl w:val="0"/>
              <w:jc w:val="center"/>
              <w:rPr>
                <w:b/>
                <w:color w:val="000000" w:themeColor="text1"/>
              </w:rPr>
            </w:pPr>
            <w:r>
              <w:rPr>
                <w:color w:val="000000" w:themeColor="text1"/>
              </w:rPr>
              <w:t>2-A</w:t>
            </w:r>
          </w:p>
        </w:tc>
        <w:tc>
          <w:tcPr>
            <w:tcW w:w="4230" w:type="dxa"/>
          </w:tcPr>
          <w:p w:rsidR="00C8570C" w:rsidRPr="0093710E" w:rsidRDefault="0093710E" w:rsidP="00C8570C">
            <w:pPr>
              <w:keepNext/>
              <w:widowControl w:val="0"/>
              <w:rPr>
                <w:iCs/>
                <w:color w:val="000000" w:themeColor="text1"/>
              </w:rPr>
            </w:pPr>
            <w:r>
              <w:rPr>
                <w:iCs/>
                <w:color w:val="000000" w:themeColor="text1"/>
              </w:rPr>
              <w:t>System generates an error saying that configuration settings are not valid.</w:t>
            </w:r>
          </w:p>
        </w:tc>
      </w:tr>
    </w:tbl>
    <w:p w:rsidR="00E85991" w:rsidRPr="00636B27" w:rsidRDefault="00E85991" w:rsidP="00E85991"/>
    <w:p w:rsidR="00E85991" w:rsidRDefault="00E85991" w:rsidP="00E85991">
      <w:pPr>
        <w:pStyle w:val="Heading2"/>
        <w:rPr>
          <w:rFonts w:ascii="Times New Roman" w:hAnsi="Times New Roman" w:cs="Times New Roman"/>
        </w:rPr>
      </w:pPr>
      <w:r>
        <w:rPr>
          <w:rFonts w:ascii="Times New Roman" w:hAnsi="Times New Roman" w:cs="Times New Roman"/>
        </w:rPr>
        <w:lastRenderedPageBreak/>
        <w:t>Mutate Input</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Mutate Input</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Host System</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Mutate Input continuously during Fuzzing</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93710E" w:rsidP="003E0A78">
            <w:pPr>
              <w:widowControl w:val="0"/>
              <w:rPr>
                <w:color w:val="000000" w:themeColor="text1"/>
              </w:rPr>
            </w:pPr>
            <w:r>
              <w:rPr>
                <w:color w:val="000000" w:themeColor="text1"/>
              </w:rPr>
              <w:t>Fuzzing is initiated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6B4918" w:rsidP="003E0A78">
            <w:pPr>
              <w:widowControl w:val="0"/>
              <w:rPr>
                <w:color w:val="000000" w:themeColor="text1"/>
              </w:rPr>
            </w:pPr>
            <w:r>
              <w:rPr>
                <w:color w:val="000000" w:themeColor="text1"/>
              </w:rPr>
              <w:t>None</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initiates Fuzzing</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Fuzzing processes Start</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p>
        </w:tc>
        <w:tc>
          <w:tcPr>
            <w:tcW w:w="3870" w:type="dxa"/>
            <w:gridSpan w:val="2"/>
          </w:tcPr>
          <w:p w:rsidR="00E85991" w:rsidRDefault="00E85991" w:rsidP="003E0A78">
            <w:pPr>
              <w:widowControl w:val="0"/>
              <w:rPr>
                <w:color w:val="000000" w:themeColor="text1"/>
              </w:rPr>
            </w:pPr>
          </w:p>
        </w:tc>
        <w:tc>
          <w:tcPr>
            <w:tcW w:w="450" w:type="dxa"/>
          </w:tcPr>
          <w:p w:rsidR="00E85991" w:rsidRPr="00FF07DD" w:rsidRDefault="00E85991" w:rsidP="003E0A78">
            <w:pPr>
              <w:widowControl w:val="0"/>
              <w:jc w:val="center"/>
              <w:rPr>
                <w:color w:val="000000" w:themeColor="text1"/>
              </w:rPr>
            </w:pPr>
            <w:r>
              <w:rPr>
                <w:color w:val="000000" w:themeColor="text1"/>
              </w:rPr>
              <w:t>3</w:t>
            </w:r>
          </w:p>
        </w:tc>
        <w:tc>
          <w:tcPr>
            <w:tcW w:w="4230" w:type="dxa"/>
          </w:tcPr>
          <w:p w:rsidR="00E85991" w:rsidRDefault="00E85991" w:rsidP="006B4918">
            <w:pPr>
              <w:widowControl w:val="0"/>
              <w:rPr>
                <w:color w:val="000000" w:themeColor="text1"/>
              </w:rPr>
            </w:pPr>
            <w:r>
              <w:rPr>
                <w:color w:val="000000" w:themeColor="text1"/>
              </w:rPr>
              <w:t xml:space="preserve">System Mutates Fuzzing Input By either Bit Flips, </w:t>
            </w:r>
            <w:r w:rsidR="006B4918">
              <w:rPr>
                <w:color w:val="000000" w:themeColor="text1"/>
              </w:rPr>
              <w:t xml:space="preserve">Genetically </w:t>
            </w:r>
            <w:r>
              <w:rPr>
                <w:color w:val="000000" w:themeColor="text1"/>
              </w:rPr>
              <w:t>or other ways</w:t>
            </w:r>
          </w:p>
        </w:tc>
      </w:tr>
    </w:tbl>
    <w:p w:rsidR="00E85991" w:rsidRPr="005141C3" w:rsidRDefault="00E85991" w:rsidP="00E85991"/>
    <w:p w:rsidR="00E85991" w:rsidRDefault="00E85991" w:rsidP="00E85991">
      <w:pPr>
        <w:pStyle w:val="Heading2"/>
        <w:rPr>
          <w:rFonts w:ascii="Times New Roman" w:hAnsi="Times New Roman" w:cs="Times New Roman"/>
        </w:rPr>
      </w:pPr>
      <w:r>
        <w:rPr>
          <w:rFonts w:ascii="Times New Roman" w:hAnsi="Times New Roman" w:cs="Times New Roman"/>
        </w:rPr>
        <w:t>Upload Seed File</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Upload Seed File</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6B4918" w:rsidP="006B4918">
            <w:pPr>
              <w:widowControl w:val="0"/>
              <w:rPr>
                <w:color w:val="000000" w:themeColor="text1"/>
              </w:rPr>
            </w:pPr>
            <w:r>
              <w:rPr>
                <w:color w:val="000000" w:themeColor="text1"/>
              </w:rPr>
              <w:t>User shall upload a payload from a file.</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6B4918" w:rsidP="003E0A78">
            <w:pPr>
              <w:widowControl w:val="0"/>
              <w:rPr>
                <w:color w:val="000000" w:themeColor="text1"/>
              </w:rPr>
            </w:pPr>
            <w:r>
              <w:rPr>
                <w:color w:val="000000" w:themeColor="text1"/>
              </w:rPr>
              <w:t>Fuzzing Category is selected.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6B4918" w:rsidP="003E0A78">
            <w:pPr>
              <w:widowControl w:val="0"/>
              <w:rPr>
                <w:color w:val="000000" w:themeColor="text1"/>
              </w:rPr>
            </w:pPr>
            <w:r>
              <w:rPr>
                <w:color w:val="000000" w:themeColor="text1"/>
              </w:rPr>
              <w:t>A seed is displayed on the configuration screen</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700966" w:rsidP="003E0A78">
            <w:pPr>
              <w:widowControl w:val="0"/>
              <w:rPr>
                <w:color w:val="000000" w:themeColor="text1"/>
              </w:rPr>
            </w:pPr>
            <w:r>
              <w:rPr>
                <w:color w:val="000000" w:themeColor="text1"/>
              </w:rPr>
              <w:t>User clicks on upload seed from file button</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700966" w:rsidP="00700966">
            <w:pPr>
              <w:widowControl w:val="0"/>
              <w:rPr>
                <w:color w:val="000000" w:themeColor="text1"/>
              </w:rPr>
            </w:pPr>
            <w:r>
              <w:rPr>
                <w:color w:val="000000" w:themeColor="text1"/>
              </w:rPr>
              <w:t>A pop-up window appears</w:t>
            </w:r>
          </w:p>
        </w:tc>
      </w:tr>
      <w:tr w:rsidR="00E85991" w:rsidTr="003E0A78">
        <w:trPr>
          <w:trHeight w:val="420"/>
        </w:trPr>
        <w:tc>
          <w:tcPr>
            <w:tcW w:w="535" w:type="dxa"/>
          </w:tcPr>
          <w:p w:rsidR="00E85991" w:rsidRPr="00FF07DD" w:rsidRDefault="00E85991" w:rsidP="003E0A78">
            <w:pPr>
              <w:widowControl w:val="0"/>
              <w:jc w:val="center"/>
              <w:rPr>
                <w:color w:val="000000" w:themeColor="text1"/>
              </w:rPr>
            </w:pPr>
            <w:r>
              <w:rPr>
                <w:color w:val="000000" w:themeColor="text1"/>
              </w:rPr>
              <w:t>3</w:t>
            </w:r>
          </w:p>
        </w:tc>
        <w:tc>
          <w:tcPr>
            <w:tcW w:w="3870" w:type="dxa"/>
            <w:gridSpan w:val="2"/>
          </w:tcPr>
          <w:p w:rsidR="00E85991" w:rsidRDefault="00E85991" w:rsidP="00700966">
            <w:pPr>
              <w:widowControl w:val="0"/>
              <w:rPr>
                <w:color w:val="000000" w:themeColor="text1"/>
              </w:rPr>
            </w:pPr>
            <w:r>
              <w:rPr>
                <w:color w:val="000000" w:themeColor="text1"/>
              </w:rPr>
              <w:t xml:space="preserve">User </w:t>
            </w:r>
            <w:r w:rsidR="00700966">
              <w:rPr>
                <w:color w:val="000000" w:themeColor="text1"/>
              </w:rPr>
              <w:t>selects a file from the from window</w:t>
            </w:r>
          </w:p>
        </w:tc>
        <w:tc>
          <w:tcPr>
            <w:tcW w:w="450" w:type="dxa"/>
          </w:tcPr>
          <w:p w:rsidR="00E85991" w:rsidRPr="00FF07DD" w:rsidRDefault="00700966" w:rsidP="003E0A78">
            <w:pPr>
              <w:widowControl w:val="0"/>
              <w:jc w:val="center"/>
              <w:rPr>
                <w:color w:val="000000" w:themeColor="text1"/>
              </w:rPr>
            </w:pPr>
            <w:r>
              <w:rPr>
                <w:color w:val="000000" w:themeColor="text1"/>
              </w:rPr>
              <w:t>4</w:t>
            </w:r>
          </w:p>
        </w:tc>
        <w:tc>
          <w:tcPr>
            <w:tcW w:w="4230" w:type="dxa"/>
          </w:tcPr>
          <w:p w:rsidR="00E85991" w:rsidRDefault="00700966" w:rsidP="003E0A78">
            <w:pPr>
              <w:widowControl w:val="0"/>
              <w:rPr>
                <w:color w:val="000000" w:themeColor="text1"/>
              </w:rPr>
            </w:pPr>
            <w:r>
              <w:rPr>
                <w:color w:val="000000" w:themeColor="text1"/>
              </w:rPr>
              <w:t>A file is selected.</w:t>
            </w:r>
          </w:p>
        </w:tc>
      </w:tr>
      <w:tr w:rsidR="00700966" w:rsidTr="003E0A78">
        <w:trPr>
          <w:trHeight w:val="420"/>
        </w:trPr>
        <w:tc>
          <w:tcPr>
            <w:tcW w:w="535" w:type="dxa"/>
          </w:tcPr>
          <w:p w:rsidR="00700966" w:rsidRDefault="00700966" w:rsidP="003E0A78">
            <w:pPr>
              <w:widowControl w:val="0"/>
              <w:jc w:val="center"/>
              <w:rPr>
                <w:color w:val="000000" w:themeColor="text1"/>
              </w:rPr>
            </w:pPr>
            <w:r>
              <w:rPr>
                <w:color w:val="000000" w:themeColor="text1"/>
              </w:rPr>
              <w:t>5</w:t>
            </w:r>
          </w:p>
        </w:tc>
        <w:tc>
          <w:tcPr>
            <w:tcW w:w="3870" w:type="dxa"/>
            <w:gridSpan w:val="2"/>
          </w:tcPr>
          <w:p w:rsidR="00700966" w:rsidRDefault="00700966" w:rsidP="00700966">
            <w:pPr>
              <w:widowControl w:val="0"/>
              <w:rPr>
                <w:color w:val="000000" w:themeColor="text1"/>
              </w:rPr>
            </w:pPr>
            <w:r>
              <w:rPr>
                <w:color w:val="000000" w:themeColor="text1"/>
              </w:rPr>
              <w:t>User click</w:t>
            </w:r>
            <w:r w:rsidR="000A3A6B">
              <w:rPr>
                <w:color w:val="000000" w:themeColor="text1"/>
              </w:rPr>
              <w:t>s</w:t>
            </w:r>
            <w:r>
              <w:rPr>
                <w:color w:val="000000" w:themeColor="text1"/>
              </w:rPr>
              <w:t xml:space="preserve"> save button</w:t>
            </w:r>
          </w:p>
        </w:tc>
        <w:tc>
          <w:tcPr>
            <w:tcW w:w="450" w:type="dxa"/>
          </w:tcPr>
          <w:p w:rsidR="00700966" w:rsidRDefault="000A3A6B" w:rsidP="003E0A78">
            <w:pPr>
              <w:widowControl w:val="0"/>
              <w:jc w:val="center"/>
              <w:rPr>
                <w:color w:val="000000" w:themeColor="text1"/>
              </w:rPr>
            </w:pPr>
            <w:r>
              <w:rPr>
                <w:color w:val="000000" w:themeColor="text1"/>
              </w:rPr>
              <w:t>6</w:t>
            </w:r>
          </w:p>
        </w:tc>
        <w:tc>
          <w:tcPr>
            <w:tcW w:w="4230" w:type="dxa"/>
          </w:tcPr>
          <w:p w:rsidR="00700966" w:rsidRDefault="00700966" w:rsidP="003E0A78">
            <w:pPr>
              <w:widowControl w:val="0"/>
              <w:rPr>
                <w:color w:val="000000" w:themeColor="text1"/>
              </w:rPr>
            </w:pPr>
            <w:r>
              <w:rPr>
                <w:color w:val="000000" w:themeColor="text1"/>
              </w:rPr>
              <w:t>A seed is displayed on the configuration screen.</w:t>
            </w:r>
          </w:p>
        </w:tc>
      </w:tr>
      <w:tr w:rsidR="00E85991" w:rsidRPr="00FF07DD" w:rsidTr="003E0A78">
        <w:trPr>
          <w:trHeight w:val="420"/>
        </w:trPr>
        <w:tc>
          <w:tcPr>
            <w:tcW w:w="9085" w:type="dxa"/>
            <w:gridSpan w:val="5"/>
          </w:tcPr>
          <w:p w:rsidR="00E85991" w:rsidRPr="00FF07DD" w:rsidRDefault="00E85991" w:rsidP="003E0A7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85991" w:rsidRPr="00FF07DD" w:rsidTr="003E0A78">
        <w:trPr>
          <w:trHeight w:val="420"/>
        </w:trPr>
        <w:tc>
          <w:tcPr>
            <w:tcW w:w="535" w:type="dxa"/>
          </w:tcPr>
          <w:p w:rsidR="00E85991" w:rsidRPr="00FF07DD" w:rsidRDefault="000A3A6B" w:rsidP="003E0A78">
            <w:pPr>
              <w:widowControl w:val="0"/>
              <w:jc w:val="center"/>
              <w:rPr>
                <w:color w:val="000000" w:themeColor="text1"/>
              </w:rPr>
            </w:pPr>
            <w:r>
              <w:rPr>
                <w:color w:val="000000" w:themeColor="text1"/>
              </w:rPr>
              <w:t>7</w:t>
            </w:r>
          </w:p>
        </w:tc>
        <w:tc>
          <w:tcPr>
            <w:tcW w:w="3870" w:type="dxa"/>
            <w:gridSpan w:val="2"/>
          </w:tcPr>
          <w:p w:rsidR="00E85991" w:rsidRPr="00FF07DD" w:rsidRDefault="00E85991" w:rsidP="000A3A6B">
            <w:pPr>
              <w:widowControl w:val="0"/>
              <w:rPr>
                <w:color w:val="000000" w:themeColor="text1"/>
              </w:rPr>
            </w:pPr>
            <w:r>
              <w:rPr>
                <w:color w:val="000000" w:themeColor="text1"/>
              </w:rPr>
              <w:t xml:space="preserve">User </w:t>
            </w:r>
            <w:r w:rsidR="000A3A6B">
              <w:rPr>
                <w:color w:val="000000" w:themeColor="text1"/>
              </w:rPr>
              <w:t>uses drag and drop method to upload a file.</w:t>
            </w:r>
          </w:p>
        </w:tc>
        <w:tc>
          <w:tcPr>
            <w:tcW w:w="450" w:type="dxa"/>
          </w:tcPr>
          <w:p w:rsidR="00E85991" w:rsidRPr="00FF07DD" w:rsidRDefault="000A3A6B" w:rsidP="003E0A78">
            <w:pPr>
              <w:widowControl w:val="0"/>
              <w:jc w:val="center"/>
              <w:rPr>
                <w:b/>
                <w:color w:val="000000" w:themeColor="text1"/>
              </w:rPr>
            </w:pPr>
            <w:r>
              <w:rPr>
                <w:color w:val="000000" w:themeColor="text1"/>
              </w:rPr>
              <w:t>8</w:t>
            </w:r>
          </w:p>
        </w:tc>
        <w:tc>
          <w:tcPr>
            <w:tcW w:w="4230" w:type="dxa"/>
          </w:tcPr>
          <w:p w:rsidR="00E85991" w:rsidRPr="00FF07DD" w:rsidRDefault="000A3A6B" w:rsidP="003E0A78">
            <w:pPr>
              <w:keepNext/>
              <w:widowControl w:val="0"/>
              <w:rPr>
                <w:i/>
                <w:color w:val="000000" w:themeColor="text1"/>
              </w:rPr>
            </w:pPr>
            <w:r>
              <w:rPr>
                <w:color w:val="000000" w:themeColor="text1"/>
              </w:rPr>
              <w:t>A file is selected</w:t>
            </w:r>
          </w:p>
        </w:tc>
      </w:tr>
      <w:tr w:rsidR="000A3A6B" w:rsidRPr="00FF07DD" w:rsidTr="003E0A78">
        <w:trPr>
          <w:trHeight w:val="420"/>
        </w:trPr>
        <w:tc>
          <w:tcPr>
            <w:tcW w:w="535" w:type="dxa"/>
          </w:tcPr>
          <w:p w:rsidR="000A3A6B" w:rsidRDefault="000A3A6B" w:rsidP="003E0A78">
            <w:pPr>
              <w:widowControl w:val="0"/>
              <w:jc w:val="center"/>
              <w:rPr>
                <w:color w:val="000000" w:themeColor="text1"/>
              </w:rPr>
            </w:pPr>
            <w:r>
              <w:rPr>
                <w:color w:val="000000" w:themeColor="text1"/>
              </w:rPr>
              <w:t>9</w:t>
            </w:r>
          </w:p>
        </w:tc>
        <w:tc>
          <w:tcPr>
            <w:tcW w:w="3870" w:type="dxa"/>
            <w:gridSpan w:val="2"/>
          </w:tcPr>
          <w:p w:rsidR="000A3A6B" w:rsidRDefault="000A3A6B" w:rsidP="000A3A6B">
            <w:pPr>
              <w:widowControl w:val="0"/>
              <w:rPr>
                <w:color w:val="000000" w:themeColor="text1"/>
              </w:rPr>
            </w:pPr>
            <w:r>
              <w:rPr>
                <w:color w:val="000000" w:themeColor="text1"/>
              </w:rPr>
              <w:t>User clicks save button</w:t>
            </w:r>
          </w:p>
        </w:tc>
        <w:tc>
          <w:tcPr>
            <w:tcW w:w="450" w:type="dxa"/>
          </w:tcPr>
          <w:p w:rsidR="000A3A6B" w:rsidRDefault="000A3A6B" w:rsidP="003E0A78">
            <w:pPr>
              <w:widowControl w:val="0"/>
              <w:jc w:val="center"/>
              <w:rPr>
                <w:color w:val="000000" w:themeColor="text1"/>
              </w:rPr>
            </w:pPr>
            <w:r>
              <w:rPr>
                <w:color w:val="000000" w:themeColor="text1"/>
              </w:rPr>
              <w:t>10</w:t>
            </w:r>
          </w:p>
        </w:tc>
        <w:tc>
          <w:tcPr>
            <w:tcW w:w="4230" w:type="dxa"/>
          </w:tcPr>
          <w:p w:rsidR="000A3A6B" w:rsidRDefault="000A3A6B" w:rsidP="003E0A78">
            <w:pPr>
              <w:keepNext/>
              <w:widowControl w:val="0"/>
              <w:rPr>
                <w:color w:val="000000" w:themeColor="text1"/>
              </w:rPr>
            </w:pPr>
            <w:r>
              <w:rPr>
                <w:color w:val="000000" w:themeColor="text1"/>
              </w:rPr>
              <w:t>A seed is displayed on the configuration screen.</w:t>
            </w:r>
          </w:p>
        </w:tc>
      </w:tr>
      <w:tr w:rsidR="000A3A6B" w:rsidRPr="00FF07DD" w:rsidTr="002244B0">
        <w:trPr>
          <w:trHeight w:val="420"/>
        </w:trPr>
        <w:tc>
          <w:tcPr>
            <w:tcW w:w="9085" w:type="dxa"/>
            <w:gridSpan w:val="5"/>
          </w:tcPr>
          <w:p w:rsidR="000A3A6B" w:rsidRPr="00FF07DD" w:rsidRDefault="000A3A6B"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A3A6B" w:rsidRPr="00FF07DD" w:rsidTr="002244B0">
        <w:trPr>
          <w:trHeight w:val="420"/>
        </w:trPr>
        <w:tc>
          <w:tcPr>
            <w:tcW w:w="535" w:type="dxa"/>
          </w:tcPr>
          <w:p w:rsidR="000A3A6B" w:rsidRDefault="00B020B9" w:rsidP="000A3A6B">
            <w:pPr>
              <w:widowControl w:val="0"/>
              <w:jc w:val="center"/>
              <w:rPr>
                <w:color w:val="000000" w:themeColor="text1"/>
              </w:rPr>
            </w:pPr>
            <w:r>
              <w:rPr>
                <w:color w:val="000000" w:themeColor="text1"/>
              </w:rPr>
              <w:lastRenderedPageBreak/>
              <w:t>5</w:t>
            </w:r>
          </w:p>
        </w:tc>
        <w:tc>
          <w:tcPr>
            <w:tcW w:w="3870" w:type="dxa"/>
            <w:gridSpan w:val="2"/>
          </w:tcPr>
          <w:p w:rsidR="000A3A6B" w:rsidRDefault="000A3A6B" w:rsidP="000A3A6B">
            <w:pPr>
              <w:widowControl w:val="0"/>
              <w:rPr>
                <w:color w:val="000000" w:themeColor="text1"/>
              </w:rPr>
            </w:pPr>
            <w:r>
              <w:rPr>
                <w:color w:val="000000" w:themeColor="text1"/>
              </w:rPr>
              <w:t>User clicks save button</w:t>
            </w:r>
          </w:p>
        </w:tc>
        <w:tc>
          <w:tcPr>
            <w:tcW w:w="450" w:type="dxa"/>
          </w:tcPr>
          <w:p w:rsidR="000A3A6B" w:rsidRDefault="00B020B9" w:rsidP="000A3A6B">
            <w:pPr>
              <w:widowControl w:val="0"/>
              <w:jc w:val="center"/>
              <w:rPr>
                <w:color w:val="000000" w:themeColor="text1"/>
              </w:rPr>
            </w:pPr>
            <w:r>
              <w:rPr>
                <w:color w:val="000000" w:themeColor="text1"/>
              </w:rPr>
              <w:t>6-A</w:t>
            </w:r>
          </w:p>
        </w:tc>
        <w:tc>
          <w:tcPr>
            <w:tcW w:w="4230" w:type="dxa"/>
          </w:tcPr>
          <w:p w:rsidR="000A3A6B" w:rsidRDefault="000A3A6B" w:rsidP="000A3A6B">
            <w:pPr>
              <w:keepNext/>
              <w:widowControl w:val="0"/>
              <w:rPr>
                <w:color w:val="000000" w:themeColor="text1"/>
              </w:rPr>
            </w:pPr>
            <w:r>
              <w:rPr>
                <w:color w:val="000000" w:themeColor="text1"/>
              </w:rPr>
              <w:t>System Generates an error displaying that the wrong file format is selected</w:t>
            </w:r>
          </w:p>
        </w:tc>
      </w:tr>
      <w:tr w:rsidR="00B020B9" w:rsidRPr="00FF07DD" w:rsidTr="002244B0">
        <w:trPr>
          <w:trHeight w:val="420"/>
        </w:trPr>
        <w:tc>
          <w:tcPr>
            <w:tcW w:w="9085" w:type="dxa"/>
            <w:gridSpan w:val="5"/>
          </w:tcPr>
          <w:p w:rsidR="00B020B9" w:rsidRPr="00FF07DD" w:rsidRDefault="00B020B9"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B020B9" w:rsidRPr="00FF07DD" w:rsidTr="002244B0">
        <w:trPr>
          <w:trHeight w:val="420"/>
        </w:trPr>
        <w:tc>
          <w:tcPr>
            <w:tcW w:w="535" w:type="dxa"/>
          </w:tcPr>
          <w:p w:rsidR="00B020B9" w:rsidRPr="00FF07DD" w:rsidRDefault="00B020B9" w:rsidP="002244B0">
            <w:pPr>
              <w:widowControl w:val="0"/>
              <w:jc w:val="center"/>
              <w:rPr>
                <w:color w:val="000000" w:themeColor="text1"/>
              </w:rPr>
            </w:pPr>
            <w:r>
              <w:rPr>
                <w:color w:val="000000" w:themeColor="text1"/>
              </w:rPr>
              <w:t>5</w:t>
            </w:r>
          </w:p>
        </w:tc>
        <w:tc>
          <w:tcPr>
            <w:tcW w:w="3870" w:type="dxa"/>
            <w:gridSpan w:val="2"/>
          </w:tcPr>
          <w:p w:rsidR="00B020B9" w:rsidRPr="00FF07DD" w:rsidRDefault="00B020B9" w:rsidP="00B020B9">
            <w:pPr>
              <w:widowControl w:val="0"/>
              <w:rPr>
                <w:color w:val="000000" w:themeColor="text1"/>
              </w:rPr>
            </w:pPr>
            <w:r>
              <w:rPr>
                <w:color w:val="000000" w:themeColor="text1"/>
              </w:rPr>
              <w:t>User clicks save button</w:t>
            </w:r>
          </w:p>
        </w:tc>
        <w:tc>
          <w:tcPr>
            <w:tcW w:w="450" w:type="dxa"/>
          </w:tcPr>
          <w:p w:rsidR="00B020B9" w:rsidRPr="00FF07DD" w:rsidRDefault="00B020B9" w:rsidP="002244B0">
            <w:pPr>
              <w:widowControl w:val="0"/>
              <w:jc w:val="center"/>
              <w:rPr>
                <w:b/>
                <w:color w:val="000000" w:themeColor="text1"/>
              </w:rPr>
            </w:pPr>
            <w:r>
              <w:rPr>
                <w:color w:val="000000" w:themeColor="text1"/>
              </w:rPr>
              <w:t>6-B</w:t>
            </w:r>
          </w:p>
        </w:tc>
        <w:tc>
          <w:tcPr>
            <w:tcW w:w="4230" w:type="dxa"/>
          </w:tcPr>
          <w:p w:rsidR="00B020B9" w:rsidRPr="00FF07DD" w:rsidRDefault="00B020B9" w:rsidP="002244B0">
            <w:pPr>
              <w:keepNext/>
              <w:widowControl w:val="0"/>
              <w:rPr>
                <w:i/>
                <w:color w:val="000000" w:themeColor="text1"/>
              </w:rPr>
            </w:pPr>
            <w:r>
              <w:rPr>
                <w:color w:val="000000" w:themeColor="text1"/>
              </w:rPr>
              <w:t>System Generates an error displaying that the file cannot be opened because it is password protected</w:t>
            </w:r>
          </w:p>
        </w:tc>
      </w:tr>
      <w:tr w:rsidR="00B020B9" w:rsidRPr="00FF07DD" w:rsidTr="002244B0">
        <w:trPr>
          <w:trHeight w:val="420"/>
        </w:trPr>
        <w:tc>
          <w:tcPr>
            <w:tcW w:w="9085" w:type="dxa"/>
            <w:gridSpan w:val="5"/>
          </w:tcPr>
          <w:p w:rsidR="00B020B9" w:rsidRPr="00FF07DD" w:rsidRDefault="00B020B9"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B020B9" w:rsidRPr="00FF07DD" w:rsidTr="002244B0">
        <w:trPr>
          <w:trHeight w:val="420"/>
        </w:trPr>
        <w:tc>
          <w:tcPr>
            <w:tcW w:w="535" w:type="dxa"/>
          </w:tcPr>
          <w:p w:rsidR="00B020B9" w:rsidRPr="00FF07DD" w:rsidRDefault="00B020B9" w:rsidP="002244B0">
            <w:pPr>
              <w:widowControl w:val="0"/>
              <w:jc w:val="center"/>
              <w:rPr>
                <w:color w:val="000000" w:themeColor="text1"/>
              </w:rPr>
            </w:pPr>
            <w:r>
              <w:rPr>
                <w:color w:val="000000" w:themeColor="text1"/>
              </w:rPr>
              <w:t>5</w:t>
            </w:r>
          </w:p>
        </w:tc>
        <w:tc>
          <w:tcPr>
            <w:tcW w:w="3870" w:type="dxa"/>
            <w:gridSpan w:val="2"/>
          </w:tcPr>
          <w:p w:rsidR="00B020B9" w:rsidRPr="00FF07DD" w:rsidRDefault="00B020B9" w:rsidP="002244B0">
            <w:pPr>
              <w:widowControl w:val="0"/>
              <w:rPr>
                <w:color w:val="000000" w:themeColor="text1"/>
              </w:rPr>
            </w:pPr>
            <w:r>
              <w:rPr>
                <w:color w:val="000000" w:themeColor="text1"/>
              </w:rPr>
              <w:t>User clicks save button</w:t>
            </w:r>
          </w:p>
        </w:tc>
        <w:tc>
          <w:tcPr>
            <w:tcW w:w="450" w:type="dxa"/>
          </w:tcPr>
          <w:p w:rsidR="00B020B9" w:rsidRPr="00FF07DD" w:rsidRDefault="00B020B9" w:rsidP="002244B0">
            <w:pPr>
              <w:widowControl w:val="0"/>
              <w:jc w:val="center"/>
              <w:rPr>
                <w:b/>
                <w:color w:val="000000" w:themeColor="text1"/>
              </w:rPr>
            </w:pPr>
            <w:r>
              <w:rPr>
                <w:color w:val="000000" w:themeColor="text1"/>
              </w:rPr>
              <w:t>6-C</w:t>
            </w:r>
          </w:p>
        </w:tc>
        <w:tc>
          <w:tcPr>
            <w:tcW w:w="4230" w:type="dxa"/>
          </w:tcPr>
          <w:p w:rsidR="00B020B9" w:rsidRPr="00FF07DD" w:rsidRDefault="00B020B9" w:rsidP="00B020B9">
            <w:pPr>
              <w:keepNext/>
              <w:widowControl w:val="0"/>
              <w:rPr>
                <w:i/>
                <w:color w:val="000000" w:themeColor="text1"/>
              </w:rPr>
            </w:pPr>
            <w:r>
              <w:rPr>
                <w:color w:val="000000" w:themeColor="text1"/>
              </w:rPr>
              <w:t>System Generates an error displaying that the file is corrupted.</w:t>
            </w:r>
          </w:p>
        </w:tc>
      </w:tr>
    </w:tbl>
    <w:p w:rsidR="00E85991" w:rsidRPr="005141C3" w:rsidRDefault="00E85991" w:rsidP="00E85991"/>
    <w:p w:rsidR="00E85991" w:rsidRDefault="00B020B9" w:rsidP="00E85991">
      <w:pPr>
        <w:pStyle w:val="Heading2"/>
        <w:rPr>
          <w:rFonts w:ascii="Times New Roman" w:hAnsi="Times New Roman" w:cs="Times New Roman"/>
        </w:rPr>
      </w:pPr>
      <w:r>
        <w:rPr>
          <w:rFonts w:ascii="Times New Roman" w:hAnsi="Times New Roman" w:cs="Times New Roman"/>
        </w:rPr>
        <w:t>Save Log File</w:t>
      </w: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B020B9" w:rsidP="003E0A78">
            <w:pPr>
              <w:widowControl w:val="0"/>
              <w:rPr>
                <w:color w:val="000000" w:themeColor="text1"/>
              </w:rPr>
            </w:pPr>
            <w:r>
              <w:rPr>
                <w:color w:val="000000" w:themeColor="text1"/>
              </w:rPr>
              <w:t>Save Log File</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E85991" w:rsidP="003E0A78">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Saves Log Files of Tests run.</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B020B9" w:rsidP="003E0A78">
            <w:pPr>
              <w:widowControl w:val="0"/>
              <w:rPr>
                <w:color w:val="000000" w:themeColor="text1"/>
              </w:rPr>
            </w:pPr>
            <w:r>
              <w:rPr>
                <w:color w:val="000000" w:themeColor="text1"/>
              </w:rPr>
              <w:t>Fuzzing is initiated.</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B020B9" w:rsidP="003E0A78">
            <w:pPr>
              <w:widowControl w:val="0"/>
              <w:rPr>
                <w:color w:val="000000" w:themeColor="text1"/>
              </w:rPr>
            </w:pPr>
            <w:r>
              <w:rPr>
                <w:color w:val="000000" w:themeColor="text1"/>
              </w:rPr>
              <w:t>A log file is saved in user’s machine.</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t>Basic Flow</w:t>
            </w:r>
          </w:p>
        </w:tc>
      </w:tr>
      <w:tr w:rsidR="00E85991" w:rsidRPr="0089503A"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B020B9">
            <w:pPr>
              <w:widowControl w:val="0"/>
              <w:rPr>
                <w:color w:val="000000" w:themeColor="text1"/>
              </w:rPr>
            </w:pPr>
            <w:r>
              <w:rPr>
                <w:color w:val="000000" w:themeColor="text1"/>
              </w:rPr>
              <w:t xml:space="preserve">User </w:t>
            </w:r>
            <w:r w:rsidR="00B020B9">
              <w:rPr>
                <w:color w:val="000000" w:themeColor="text1"/>
              </w:rPr>
              <w:t>clicks on save log file button.</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032F05" w:rsidP="003E0A78">
            <w:pPr>
              <w:widowControl w:val="0"/>
              <w:rPr>
                <w:color w:val="000000" w:themeColor="text1"/>
              </w:rPr>
            </w:pPr>
            <w:r>
              <w:rPr>
                <w:color w:val="000000" w:themeColor="text1"/>
              </w:rPr>
              <w:t>A pop-up window.</w:t>
            </w:r>
          </w:p>
        </w:tc>
      </w:tr>
      <w:tr w:rsidR="00E85991" w:rsidRPr="00FF07DD" w:rsidTr="003E0A78">
        <w:trPr>
          <w:trHeight w:val="420"/>
        </w:trPr>
        <w:tc>
          <w:tcPr>
            <w:tcW w:w="535" w:type="dxa"/>
          </w:tcPr>
          <w:p w:rsidR="00E85991" w:rsidRPr="00FF07DD" w:rsidRDefault="00032F05" w:rsidP="003E0A78">
            <w:pPr>
              <w:widowControl w:val="0"/>
              <w:jc w:val="center"/>
              <w:rPr>
                <w:color w:val="000000" w:themeColor="text1"/>
              </w:rPr>
            </w:pPr>
            <w:r>
              <w:rPr>
                <w:color w:val="000000" w:themeColor="text1"/>
              </w:rPr>
              <w:t>3</w:t>
            </w:r>
          </w:p>
        </w:tc>
        <w:tc>
          <w:tcPr>
            <w:tcW w:w="3870" w:type="dxa"/>
            <w:gridSpan w:val="2"/>
          </w:tcPr>
          <w:p w:rsidR="00E85991" w:rsidRDefault="00032F05" w:rsidP="003E0A78">
            <w:pPr>
              <w:widowControl w:val="0"/>
              <w:rPr>
                <w:color w:val="000000" w:themeColor="text1"/>
              </w:rPr>
            </w:pPr>
            <w:r>
              <w:rPr>
                <w:color w:val="000000" w:themeColor="text1"/>
              </w:rPr>
              <w:t>User selects the saving path.</w:t>
            </w:r>
          </w:p>
        </w:tc>
        <w:tc>
          <w:tcPr>
            <w:tcW w:w="450" w:type="dxa"/>
          </w:tcPr>
          <w:p w:rsidR="00E85991" w:rsidRPr="00FF07DD" w:rsidRDefault="00032F05" w:rsidP="003E0A78">
            <w:pPr>
              <w:widowControl w:val="0"/>
              <w:jc w:val="center"/>
              <w:rPr>
                <w:color w:val="000000" w:themeColor="text1"/>
              </w:rPr>
            </w:pPr>
            <w:r>
              <w:rPr>
                <w:color w:val="000000" w:themeColor="text1"/>
              </w:rPr>
              <w:t>4</w:t>
            </w:r>
          </w:p>
        </w:tc>
        <w:tc>
          <w:tcPr>
            <w:tcW w:w="4230" w:type="dxa"/>
          </w:tcPr>
          <w:p w:rsidR="00E85991" w:rsidRDefault="00032F05" w:rsidP="003E0A78">
            <w:pPr>
              <w:widowControl w:val="0"/>
              <w:rPr>
                <w:color w:val="000000" w:themeColor="text1"/>
              </w:rPr>
            </w:pPr>
            <w:r>
              <w:rPr>
                <w:color w:val="000000" w:themeColor="text1"/>
              </w:rPr>
              <w:t>A saving path is selected.</w:t>
            </w:r>
          </w:p>
        </w:tc>
      </w:tr>
      <w:tr w:rsidR="00E85991" w:rsidRPr="00FF07DD" w:rsidTr="003E0A78">
        <w:trPr>
          <w:trHeight w:val="420"/>
        </w:trPr>
        <w:tc>
          <w:tcPr>
            <w:tcW w:w="535" w:type="dxa"/>
          </w:tcPr>
          <w:p w:rsidR="00E85991" w:rsidRPr="00FF07DD" w:rsidRDefault="00032F05" w:rsidP="003E0A78">
            <w:pPr>
              <w:widowControl w:val="0"/>
              <w:jc w:val="center"/>
              <w:rPr>
                <w:color w:val="000000" w:themeColor="text1"/>
              </w:rPr>
            </w:pPr>
            <w:r>
              <w:rPr>
                <w:color w:val="000000" w:themeColor="text1"/>
              </w:rPr>
              <w:t>5</w:t>
            </w:r>
          </w:p>
        </w:tc>
        <w:tc>
          <w:tcPr>
            <w:tcW w:w="3870" w:type="dxa"/>
            <w:gridSpan w:val="2"/>
          </w:tcPr>
          <w:p w:rsidR="00E85991" w:rsidRDefault="00032F05" w:rsidP="003E0A78">
            <w:pPr>
              <w:widowControl w:val="0"/>
              <w:rPr>
                <w:color w:val="000000" w:themeColor="text1"/>
              </w:rPr>
            </w:pPr>
            <w:r>
              <w:rPr>
                <w:color w:val="000000" w:themeColor="text1"/>
              </w:rPr>
              <w:t>User press save.</w:t>
            </w:r>
          </w:p>
        </w:tc>
        <w:tc>
          <w:tcPr>
            <w:tcW w:w="450" w:type="dxa"/>
          </w:tcPr>
          <w:p w:rsidR="00E85991" w:rsidRDefault="00032F05" w:rsidP="003E0A78">
            <w:pPr>
              <w:widowControl w:val="0"/>
              <w:jc w:val="center"/>
              <w:rPr>
                <w:color w:val="000000" w:themeColor="text1"/>
              </w:rPr>
            </w:pPr>
            <w:r>
              <w:rPr>
                <w:color w:val="000000" w:themeColor="text1"/>
              </w:rPr>
              <w:t>6</w:t>
            </w:r>
          </w:p>
        </w:tc>
        <w:tc>
          <w:tcPr>
            <w:tcW w:w="4230" w:type="dxa"/>
          </w:tcPr>
          <w:p w:rsidR="00E85991" w:rsidRDefault="00032F05" w:rsidP="003E0A78">
            <w:pPr>
              <w:widowControl w:val="0"/>
              <w:rPr>
                <w:color w:val="000000" w:themeColor="text1"/>
              </w:rPr>
            </w:pPr>
            <w:r>
              <w:rPr>
                <w:color w:val="000000" w:themeColor="text1"/>
              </w:rPr>
              <w:t>File starts downloading.</w:t>
            </w:r>
          </w:p>
        </w:tc>
      </w:tr>
      <w:tr w:rsidR="00032F05" w:rsidRPr="00FF07DD" w:rsidTr="003E0A78">
        <w:trPr>
          <w:trHeight w:val="420"/>
        </w:trPr>
        <w:tc>
          <w:tcPr>
            <w:tcW w:w="535" w:type="dxa"/>
          </w:tcPr>
          <w:p w:rsidR="00032F05" w:rsidRDefault="00032F05" w:rsidP="003E0A78">
            <w:pPr>
              <w:widowControl w:val="0"/>
              <w:jc w:val="center"/>
              <w:rPr>
                <w:color w:val="000000" w:themeColor="text1"/>
              </w:rPr>
            </w:pPr>
          </w:p>
        </w:tc>
        <w:tc>
          <w:tcPr>
            <w:tcW w:w="3870" w:type="dxa"/>
            <w:gridSpan w:val="2"/>
          </w:tcPr>
          <w:p w:rsidR="00032F05" w:rsidRDefault="00032F05" w:rsidP="003E0A78">
            <w:pPr>
              <w:widowControl w:val="0"/>
              <w:rPr>
                <w:color w:val="000000" w:themeColor="text1"/>
              </w:rPr>
            </w:pPr>
          </w:p>
        </w:tc>
        <w:tc>
          <w:tcPr>
            <w:tcW w:w="450" w:type="dxa"/>
          </w:tcPr>
          <w:p w:rsidR="00032F05" w:rsidRDefault="00032F05" w:rsidP="003E0A78">
            <w:pPr>
              <w:widowControl w:val="0"/>
              <w:jc w:val="center"/>
              <w:rPr>
                <w:color w:val="000000" w:themeColor="text1"/>
              </w:rPr>
            </w:pPr>
            <w:r>
              <w:rPr>
                <w:color w:val="000000" w:themeColor="text1"/>
              </w:rPr>
              <w:t>7</w:t>
            </w:r>
          </w:p>
        </w:tc>
        <w:tc>
          <w:tcPr>
            <w:tcW w:w="4230" w:type="dxa"/>
          </w:tcPr>
          <w:p w:rsidR="00032F05" w:rsidRDefault="00032F05" w:rsidP="003E0A78">
            <w:pPr>
              <w:widowControl w:val="0"/>
              <w:rPr>
                <w:color w:val="000000" w:themeColor="text1"/>
              </w:rPr>
            </w:pPr>
            <w:r>
              <w:rPr>
                <w:color w:val="000000" w:themeColor="text1"/>
              </w:rPr>
              <w:t>File gets saved on the specified path.</w:t>
            </w:r>
          </w:p>
        </w:tc>
      </w:tr>
    </w:tbl>
    <w:p w:rsidR="00E85991" w:rsidRPr="00A93CB9" w:rsidRDefault="00E85991" w:rsidP="00E85991"/>
    <w:p w:rsidR="00E85991" w:rsidRPr="0089503A" w:rsidRDefault="00E85991" w:rsidP="00E85991">
      <w:pPr>
        <w:pStyle w:val="Heading2"/>
        <w:rPr>
          <w:rFonts w:ascii="Times New Roman" w:hAnsi="Times New Roman" w:cs="Times New Roman"/>
        </w:rPr>
      </w:pPr>
      <w:r>
        <w:rPr>
          <w:rFonts w:ascii="Times New Roman" w:hAnsi="Times New Roman" w:cs="Times New Roman"/>
        </w:rPr>
        <w:t xml:space="preserve">Test Connection </w:t>
      </w:r>
    </w:p>
    <w:p w:rsidR="00E85991" w:rsidRPr="00FF07DD" w:rsidRDefault="00E85991" w:rsidP="00E85991">
      <w:pPr>
        <w:rPr>
          <w:color w:val="000000" w:themeColor="text1"/>
        </w:rPr>
      </w:pPr>
    </w:p>
    <w:tbl>
      <w:tblPr>
        <w:tblStyle w:val="TableGrid"/>
        <w:tblW w:w="9085" w:type="dxa"/>
        <w:tblLayout w:type="fixed"/>
        <w:tblLook w:val="04A0" w:firstRow="1" w:lastRow="0" w:firstColumn="1" w:lastColumn="0" w:noHBand="0" w:noVBand="1"/>
      </w:tblPr>
      <w:tblGrid>
        <w:gridCol w:w="535"/>
        <w:gridCol w:w="990"/>
        <w:gridCol w:w="2880"/>
        <w:gridCol w:w="450"/>
        <w:gridCol w:w="4230"/>
      </w:tblGrid>
      <w:tr w:rsidR="00E85991" w:rsidRPr="00FF07DD" w:rsidTr="003E0A78">
        <w:trPr>
          <w:trHeight w:val="420"/>
        </w:trPr>
        <w:tc>
          <w:tcPr>
            <w:tcW w:w="1525" w:type="dxa"/>
            <w:gridSpan w:val="2"/>
          </w:tcPr>
          <w:p w:rsidR="00E85991" w:rsidRPr="00FF07DD" w:rsidRDefault="00E85991" w:rsidP="002244B0">
            <w:pPr>
              <w:pStyle w:val="TableHeader"/>
            </w:pPr>
            <w:r w:rsidRPr="00FF07DD">
              <w:t>Name</w:t>
            </w:r>
          </w:p>
        </w:tc>
        <w:tc>
          <w:tcPr>
            <w:tcW w:w="7560" w:type="dxa"/>
            <w:gridSpan w:val="3"/>
          </w:tcPr>
          <w:p w:rsidR="00E85991" w:rsidRPr="00FF07DD" w:rsidRDefault="00E85991" w:rsidP="003E0A78">
            <w:pPr>
              <w:widowControl w:val="0"/>
              <w:rPr>
                <w:color w:val="000000" w:themeColor="text1"/>
              </w:rPr>
            </w:pPr>
            <w:r>
              <w:rPr>
                <w:color w:val="000000" w:themeColor="text1"/>
              </w:rPr>
              <w:t>Test Connection</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Actors</w:t>
            </w:r>
          </w:p>
        </w:tc>
        <w:tc>
          <w:tcPr>
            <w:tcW w:w="7560" w:type="dxa"/>
            <w:gridSpan w:val="3"/>
          </w:tcPr>
          <w:p w:rsidR="00E85991" w:rsidRPr="00FF07DD" w:rsidRDefault="00032F05" w:rsidP="00032F05">
            <w:pPr>
              <w:widowControl w:val="0"/>
              <w:rPr>
                <w:color w:val="000000" w:themeColor="text1"/>
              </w:rPr>
            </w:pPr>
            <w:r>
              <w:rPr>
                <w:color w:val="000000" w:themeColor="text1"/>
              </w:rPr>
              <w:t>User</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Summary</w:t>
            </w:r>
          </w:p>
        </w:tc>
        <w:tc>
          <w:tcPr>
            <w:tcW w:w="7560" w:type="dxa"/>
            <w:gridSpan w:val="3"/>
          </w:tcPr>
          <w:p w:rsidR="00E85991" w:rsidRPr="00FF07DD" w:rsidRDefault="00E85991" w:rsidP="003E0A78">
            <w:pPr>
              <w:widowControl w:val="0"/>
              <w:rPr>
                <w:color w:val="000000" w:themeColor="text1"/>
              </w:rPr>
            </w:pPr>
            <w:r>
              <w:rPr>
                <w:color w:val="000000" w:themeColor="text1"/>
              </w:rPr>
              <w:t>This shall Check Whether a Connection is established with IoT device on specified Protocol and address</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Pre-Conditions</w:t>
            </w:r>
          </w:p>
        </w:tc>
        <w:tc>
          <w:tcPr>
            <w:tcW w:w="7560" w:type="dxa"/>
            <w:gridSpan w:val="3"/>
          </w:tcPr>
          <w:p w:rsidR="00E85991" w:rsidRPr="00FF07DD" w:rsidRDefault="00505EFE" w:rsidP="003E0A78">
            <w:pPr>
              <w:widowControl w:val="0"/>
              <w:rPr>
                <w:color w:val="000000" w:themeColor="text1"/>
              </w:rPr>
            </w:pPr>
            <w:r>
              <w:rPr>
                <w:color w:val="000000" w:themeColor="text1"/>
              </w:rPr>
              <w:t>IP address and Port number of target device should be given in configuration section.</w:t>
            </w:r>
          </w:p>
        </w:tc>
      </w:tr>
      <w:tr w:rsidR="00E85991" w:rsidRPr="00FF07DD" w:rsidTr="003E0A78">
        <w:trPr>
          <w:trHeight w:val="420"/>
        </w:trPr>
        <w:tc>
          <w:tcPr>
            <w:tcW w:w="1525" w:type="dxa"/>
            <w:gridSpan w:val="2"/>
          </w:tcPr>
          <w:p w:rsidR="00E85991" w:rsidRPr="00FF07DD" w:rsidRDefault="00E85991" w:rsidP="002244B0">
            <w:pPr>
              <w:pStyle w:val="TableHeader"/>
              <w:rPr>
                <w:sz w:val="18"/>
              </w:rPr>
            </w:pPr>
            <w:r w:rsidRPr="0089503A">
              <w:t>Post-Conditions</w:t>
            </w:r>
          </w:p>
        </w:tc>
        <w:tc>
          <w:tcPr>
            <w:tcW w:w="7560" w:type="dxa"/>
            <w:gridSpan w:val="3"/>
          </w:tcPr>
          <w:p w:rsidR="00E85991" w:rsidRPr="00FF07DD" w:rsidRDefault="00505EFE" w:rsidP="003E0A78">
            <w:pPr>
              <w:widowControl w:val="0"/>
              <w:rPr>
                <w:color w:val="000000" w:themeColor="text1"/>
              </w:rPr>
            </w:pPr>
            <w:r>
              <w:rPr>
                <w:color w:val="000000" w:themeColor="text1"/>
              </w:rPr>
              <w:t>A response message from target device will be received.</w:t>
            </w:r>
          </w:p>
        </w:tc>
      </w:tr>
      <w:tr w:rsidR="00E85991" w:rsidRPr="00FF07DD" w:rsidTr="003E0A78">
        <w:trPr>
          <w:trHeight w:val="420"/>
        </w:trPr>
        <w:tc>
          <w:tcPr>
            <w:tcW w:w="1525" w:type="dxa"/>
            <w:gridSpan w:val="2"/>
          </w:tcPr>
          <w:p w:rsidR="00E85991" w:rsidRPr="0089503A" w:rsidRDefault="00E85991" w:rsidP="002244B0">
            <w:pPr>
              <w:pStyle w:val="TableHeader"/>
            </w:pPr>
            <w:r>
              <w:t>Special Requirements</w:t>
            </w:r>
          </w:p>
        </w:tc>
        <w:tc>
          <w:tcPr>
            <w:tcW w:w="7560" w:type="dxa"/>
            <w:gridSpan w:val="3"/>
          </w:tcPr>
          <w:p w:rsidR="00E85991" w:rsidRPr="00FF07DD" w:rsidRDefault="00E85991" w:rsidP="003E0A78">
            <w:pPr>
              <w:widowControl w:val="0"/>
              <w:rPr>
                <w:color w:val="000000" w:themeColor="text1"/>
              </w:rPr>
            </w:pPr>
            <w:r>
              <w:rPr>
                <w:color w:val="000000" w:themeColor="text1"/>
              </w:rPr>
              <w:t>None</w:t>
            </w:r>
          </w:p>
        </w:tc>
      </w:tr>
      <w:tr w:rsidR="00E85991" w:rsidRPr="00FF07DD" w:rsidTr="003E0A78">
        <w:trPr>
          <w:trHeight w:val="420"/>
        </w:trPr>
        <w:tc>
          <w:tcPr>
            <w:tcW w:w="9085" w:type="dxa"/>
            <w:gridSpan w:val="5"/>
          </w:tcPr>
          <w:p w:rsidR="00E85991" w:rsidRPr="00FF07DD" w:rsidRDefault="00E85991" w:rsidP="002244B0">
            <w:pPr>
              <w:pStyle w:val="TableHeader"/>
            </w:pPr>
            <w:r>
              <w:lastRenderedPageBreak/>
              <w:t>Basic Flow</w:t>
            </w:r>
          </w:p>
        </w:tc>
      </w:tr>
      <w:tr w:rsidR="00E85991" w:rsidRPr="00FF07DD" w:rsidTr="003E0A78">
        <w:trPr>
          <w:trHeight w:val="420"/>
        </w:trPr>
        <w:tc>
          <w:tcPr>
            <w:tcW w:w="4405" w:type="dxa"/>
            <w:gridSpan w:val="3"/>
          </w:tcPr>
          <w:p w:rsidR="00E85991" w:rsidRPr="0089503A" w:rsidRDefault="00E85991" w:rsidP="002244B0">
            <w:pPr>
              <w:pStyle w:val="TableHeader"/>
            </w:pPr>
            <w:r w:rsidRPr="0089503A">
              <w:t>Actor Action</w:t>
            </w:r>
          </w:p>
        </w:tc>
        <w:tc>
          <w:tcPr>
            <w:tcW w:w="4680" w:type="dxa"/>
            <w:gridSpan w:val="2"/>
          </w:tcPr>
          <w:p w:rsidR="00E85991" w:rsidRPr="0089503A" w:rsidRDefault="00E85991" w:rsidP="003E0A78">
            <w:pPr>
              <w:widowControl w:val="0"/>
              <w:jc w:val="center"/>
              <w:rPr>
                <w:b/>
                <w:color w:val="000000" w:themeColor="text1"/>
                <w:szCs w:val="18"/>
              </w:rPr>
            </w:pPr>
            <w:r w:rsidRPr="0089503A">
              <w:rPr>
                <w:b/>
                <w:color w:val="000000" w:themeColor="text1"/>
                <w:szCs w:val="18"/>
              </w:rPr>
              <w:t>System Response</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Presses Test Connection</w:t>
            </w:r>
          </w:p>
        </w:tc>
        <w:tc>
          <w:tcPr>
            <w:tcW w:w="450" w:type="dxa"/>
          </w:tcPr>
          <w:p w:rsidR="00E85991" w:rsidRPr="00FF07DD" w:rsidRDefault="00E85991" w:rsidP="003E0A78">
            <w:pPr>
              <w:widowControl w:val="0"/>
              <w:jc w:val="center"/>
              <w:rPr>
                <w:color w:val="000000" w:themeColor="text1"/>
              </w:rPr>
            </w:pPr>
            <w:r w:rsidRPr="00FF07DD">
              <w:rPr>
                <w:color w:val="000000" w:themeColor="text1"/>
              </w:rPr>
              <w:t>2</w:t>
            </w:r>
          </w:p>
        </w:tc>
        <w:tc>
          <w:tcPr>
            <w:tcW w:w="4230" w:type="dxa"/>
          </w:tcPr>
          <w:p w:rsidR="00E85991" w:rsidRPr="00FF07DD" w:rsidRDefault="00E85991" w:rsidP="003E0A78">
            <w:pPr>
              <w:widowControl w:val="0"/>
              <w:rPr>
                <w:color w:val="000000" w:themeColor="text1"/>
              </w:rPr>
            </w:pPr>
            <w:r>
              <w:rPr>
                <w:color w:val="000000" w:themeColor="text1"/>
              </w:rPr>
              <w:t>System sends packet for request</w:t>
            </w:r>
          </w:p>
        </w:tc>
      </w:tr>
      <w:tr w:rsidR="00E85991" w:rsidRPr="00FF07DD" w:rsidTr="003E0A78">
        <w:trPr>
          <w:trHeight w:val="420"/>
        </w:trPr>
        <w:tc>
          <w:tcPr>
            <w:tcW w:w="535" w:type="dxa"/>
          </w:tcPr>
          <w:p w:rsidR="00E85991" w:rsidRPr="00FF07DD" w:rsidRDefault="00E85991" w:rsidP="003E0A78">
            <w:pPr>
              <w:widowControl w:val="0"/>
              <w:jc w:val="center"/>
              <w:rPr>
                <w:color w:val="000000" w:themeColor="text1"/>
              </w:rPr>
            </w:pPr>
            <w:r w:rsidRPr="00FF07DD">
              <w:rPr>
                <w:color w:val="000000" w:themeColor="text1"/>
              </w:rPr>
              <w:t>3</w:t>
            </w:r>
          </w:p>
        </w:tc>
        <w:tc>
          <w:tcPr>
            <w:tcW w:w="3870" w:type="dxa"/>
            <w:gridSpan w:val="2"/>
          </w:tcPr>
          <w:p w:rsidR="00E85991" w:rsidRPr="00FF07DD" w:rsidRDefault="00E85991" w:rsidP="003E0A78">
            <w:pPr>
              <w:widowControl w:val="0"/>
              <w:rPr>
                <w:color w:val="000000" w:themeColor="text1"/>
              </w:rPr>
            </w:pPr>
          </w:p>
        </w:tc>
        <w:tc>
          <w:tcPr>
            <w:tcW w:w="450" w:type="dxa"/>
          </w:tcPr>
          <w:p w:rsidR="00E85991" w:rsidRPr="00FF07DD" w:rsidRDefault="00E85991" w:rsidP="003E0A78">
            <w:pPr>
              <w:widowControl w:val="0"/>
              <w:jc w:val="center"/>
              <w:rPr>
                <w:color w:val="000000" w:themeColor="text1"/>
              </w:rPr>
            </w:pPr>
            <w:r>
              <w:rPr>
                <w:color w:val="000000" w:themeColor="text1"/>
              </w:rPr>
              <w:t>3</w:t>
            </w:r>
          </w:p>
        </w:tc>
        <w:tc>
          <w:tcPr>
            <w:tcW w:w="4230" w:type="dxa"/>
          </w:tcPr>
          <w:p w:rsidR="00E85991" w:rsidRPr="00FF07DD" w:rsidRDefault="00E85991" w:rsidP="003E0A78">
            <w:pPr>
              <w:widowControl w:val="0"/>
              <w:rPr>
                <w:color w:val="000000" w:themeColor="text1"/>
              </w:rPr>
            </w:pPr>
            <w:r>
              <w:rPr>
                <w:color w:val="000000" w:themeColor="text1"/>
              </w:rPr>
              <w:t>Target Systems replies with response message.</w:t>
            </w:r>
          </w:p>
        </w:tc>
      </w:tr>
      <w:tr w:rsidR="00E85991" w:rsidRPr="00FF07DD" w:rsidTr="003E0A78">
        <w:trPr>
          <w:trHeight w:val="420"/>
        </w:trPr>
        <w:tc>
          <w:tcPr>
            <w:tcW w:w="9085" w:type="dxa"/>
            <w:gridSpan w:val="5"/>
          </w:tcPr>
          <w:p w:rsidR="00E85991" w:rsidRPr="00FF07DD" w:rsidRDefault="00E85991" w:rsidP="003E0A78">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E85991" w:rsidRPr="00FF07DD" w:rsidTr="003E0A78">
        <w:trPr>
          <w:trHeight w:val="420"/>
        </w:trPr>
        <w:tc>
          <w:tcPr>
            <w:tcW w:w="535" w:type="dxa"/>
          </w:tcPr>
          <w:p w:rsidR="00E85991" w:rsidRPr="00FF07DD" w:rsidRDefault="00F320CD" w:rsidP="003E0A78">
            <w:pPr>
              <w:widowControl w:val="0"/>
              <w:jc w:val="center"/>
              <w:rPr>
                <w:color w:val="000000" w:themeColor="text1"/>
              </w:rPr>
            </w:pPr>
            <w:r>
              <w:rPr>
                <w:color w:val="000000" w:themeColor="text1"/>
              </w:rPr>
              <w:t>1</w:t>
            </w:r>
          </w:p>
        </w:tc>
        <w:tc>
          <w:tcPr>
            <w:tcW w:w="3870" w:type="dxa"/>
            <w:gridSpan w:val="2"/>
          </w:tcPr>
          <w:p w:rsidR="00E85991" w:rsidRPr="00FF07DD" w:rsidRDefault="00E85991" w:rsidP="003E0A78">
            <w:pPr>
              <w:widowControl w:val="0"/>
              <w:rPr>
                <w:color w:val="000000" w:themeColor="text1"/>
              </w:rPr>
            </w:pPr>
            <w:r>
              <w:rPr>
                <w:color w:val="000000" w:themeColor="text1"/>
              </w:rPr>
              <w:t>User Presses Test Connection</w:t>
            </w:r>
          </w:p>
        </w:tc>
        <w:tc>
          <w:tcPr>
            <w:tcW w:w="450" w:type="dxa"/>
          </w:tcPr>
          <w:p w:rsidR="00E85991" w:rsidRPr="00FF07DD" w:rsidRDefault="00F320CD" w:rsidP="003E0A78">
            <w:pPr>
              <w:widowControl w:val="0"/>
              <w:jc w:val="center"/>
              <w:rPr>
                <w:b/>
                <w:color w:val="000000" w:themeColor="text1"/>
              </w:rPr>
            </w:pPr>
            <w:r>
              <w:rPr>
                <w:color w:val="000000" w:themeColor="text1"/>
              </w:rPr>
              <w:t>3</w:t>
            </w:r>
            <w:r w:rsidR="00E85991" w:rsidRPr="00FD1CBA">
              <w:rPr>
                <w:color w:val="000000" w:themeColor="text1"/>
              </w:rPr>
              <w:t>-A</w:t>
            </w:r>
          </w:p>
        </w:tc>
        <w:tc>
          <w:tcPr>
            <w:tcW w:w="4230" w:type="dxa"/>
          </w:tcPr>
          <w:p w:rsidR="00E85991" w:rsidRPr="00FF07DD" w:rsidRDefault="00F320CD" w:rsidP="00F320CD">
            <w:pPr>
              <w:keepNext/>
              <w:widowControl w:val="0"/>
              <w:rPr>
                <w:i/>
                <w:color w:val="000000" w:themeColor="text1"/>
              </w:rPr>
            </w:pPr>
            <w:r>
              <w:rPr>
                <w:color w:val="000000" w:themeColor="text1"/>
              </w:rPr>
              <w:t>System generates an error displaying that IP address or Port number is invalid.</w:t>
            </w:r>
          </w:p>
        </w:tc>
      </w:tr>
      <w:tr w:rsidR="00F320CD" w:rsidRPr="00FF07DD" w:rsidTr="002244B0">
        <w:trPr>
          <w:trHeight w:val="420"/>
        </w:trPr>
        <w:tc>
          <w:tcPr>
            <w:tcW w:w="9085" w:type="dxa"/>
            <w:gridSpan w:val="5"/>
          </w:tcPr>
          <w:p w:rsidR="00F320CD" w:rsidRPr="00FF07DD" w:rsidRDefault="00F320CD"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F320CD" w:rsidRPr="00FF07DD" w:rsidTr="002244B0">
        <w:trPr>
          <w:trHeight w:val="420"/>
        </w:trPr>
        <w:tc>
          <w:tcPr>
            <w:tcW w:w="535" w:type="dxa"/>
          </w:tcPr>
          <w:p w:rsidR="00F320CD" w:rsidRPr="00FF07DD" w:rsidRDefault="00F320CD" w:rsidP="002244B0">
            <w:pPr>
              <w:widowControl w:val="0"/>
              <w:jc w:val="center"/>
              <w:rPr>
                <w:color w:val="000000" w:themeColor="text1"/>
              </w:rPr>
            </w:pPr>
            <w:r>
              <w:rPr>
                <w:color w:val="000000" w:themeColor="text1"/>
              </w:rPr>
              <w:t>1</w:t>
            </w:r>
          </w:p>
        </w:tc>
        <w:tc>
          <w:tcPr>
            <w:tcW w:w="3870" w:type="dxa"/>
            <w:gridSpan w:val="2"/>
          </w:tcPr>
          <w:p w:rsidR="00F320CD" w:rsidRPr="00FF07DD" w:rsidRDefault="00F320CD" w:rsidP="002244B0">
            <w:pPr>
              <w:widowControl w:val="0"/>
              <w:rPr>
                <w:color w:val="000000" w:themeColor="text1"/>
              </w:rPr>
            </w:pPr>
            <w:r>
              <w:rPr>
                <w:color w:val="000000" w:themeColor="text1"/>
              </w:rPr>
              <w:t>User Presses Test Connection</w:t>
            </w:r>
          </w:p>
        </w:tc>
        <w:tc>
          <w:tcPr>
            <w:tcW w:w="450" w:type="dxa"/>
          </w:tcPr>
          <w:p w:rsidR="00F320CD" w:rsidRPr="00FF07DD" w:rsidRDefault="00F320CD" w:rsidP="002244B0">
            <w:pPr>
              <w:widowControl w:val="0"/>
              <w:jc w:val="center"/>
              <w:rPr>
                <w:b/>
                <w:color w:val="000000" w:themeColor="text1"/>
              </w:rPr>
            </w:pPr>
            <w:r>
              <w:rPr>
                <w:color w:val="000000" w:themeColor="text1"/>
              </w:rPr>
              <w:t>3-B</w:t>
            </w:r>
          </w:p>
        </w:tc>
        <w:tc>
          <w:tcPr>
            <w:tcW w:w="4230" w:type="dxa"/>
          </w:tcPr>
          <w:p w:rsidR="00F320CD" w:rsidRPr="00FF07DD" w:rsidRDefault="00F320CD" w:rsidP="002244B0">
            <w:pPr>
              <w:keepNext/>
              <w:widowControl w:val="0"/>
              <w:rPr>
                <w:i/>
                <w:color w:val="000000" w:themeColor="text1"/>
              </w:rPr>
            </w:pPr>
            <w:r>
              <w:rPr>
                <w:color w:val="000000" w:themeColor="text1"/>
              </w:rPr>
              <w:t>System generates an error displaying that packet is not sent due to internet traffic.</w:t>
            </w:r>
          </w:p>
        </w:tc>
      </w:tr>
    </w:tbl>
    <w:p w:rsidR="00505EFE" w:rsidRPr="0089503A" w:rsidRDefault="00505EFE" w:rsidP="00505EFE">
      <w:pPr>
        <w:pStyle w:val="Heading2"/>
        <w:rPr>
          <w:rFonts w:ascii="Times New Roman" w:hAnsi="Times New Roman" w:cs="Times New Roman"/>
        </w:rPr>
      </w:pPr>
      <w:r>
        <w:rPr>
          <w:rFonts w:ascii="Times New Roman" w:hAnsi="Times New Roman" w:cs="Times New Roman"/>
        </w:rPr>
        <w:t>Sign-up</w:t>
      </w:r>
    </w:p>
    <w:p w:rsidR="00505EFE" w:rsidRPr="00FF07DD" w:rsidRDefault="00505EFE" w:rsidP="00505EFE">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05EFE" w:rsidRPr="00FF07DD" w:rsidTr="002244B0">
        <w:trPr>
          <w:trHeight w:val="420"/>
        </w:trPr>
        <w:tc>
          <w:tcPr>
            <w:tcW w:w="1525" w:type="dxa"/>
            <w:gridSpan w:val="2"/>
          </w:tcPr>
          <w:p w:rsidR="00505EFE" w:rsidRPr="00FF07DD" w:rsidRDefault="00505EFE" w:rsidP="002244B0">
            <w:pPr>
              <w:pStyle w:val="TableHeader"/>
            </w:pPr>
            <w:r w:rsidRPr="00FF07DD">
              <w:t>Name</w:t>
            </w:r>
          </w:p>
        </w:tc>
        <w:tc>
          <w:tcPr>
            <w:tcW w:w="7555" w:type="dxa"/>
            <w:gridSpan w:val="3"/>
          </w:tcPr>
          <w:p w:rsidR="00505EFE" w:rsidRPr="00FF07DD" w:rsidRDefault="00505EFE" w:rsidP="002244B0">
            <w:pPr>
              <w:widowControl w:val="0"/>
              <w:rPr>
                <w:color w:val="000000" w:themeColor="text1"/>
              </w:rPr>
            </w:pPr>
            <w:r>
              <w:rPr>
                <w:color w:val="000000" w:themeColor="text1"/>
              </w:rPr>
              <w:t>Sign-up</w:t>
            </w:r>
          </w:p>
        </w:tc>
      </w:tr>
      <w:tr w:rsidR="00505EFE" w:rsidRPr="00FF07DD" w:rsidTr="002244B0">
        <w:trPr>
          <w:trHeight w:val="420"/>
        </w:trPr>
        <w:tc>
          <w:tcPr>
            <w:tcW w:w="1525" w:type="dxa"/>
            <w:gridSpan w:val="2"/>
          </w:tcPr>
          <w:p w:rsidR="00505EFE" w:rsidRPr="00FF07DD" w:rsidRDefault="00505EFE" w:rsidP="002244B0">
            <w:pPr>
              <w:pStyle w:val="TableHeader"/>
              <w:rPr>
                <w:sz w:val="18"/>
              </w:rPr>
            </w:pPr>
            <w:r w:rsidRPr="0089503A">
              <w:t>Actors</w:t>
            </w:r>
          </w:p>
        </w:tc>
        <w:tc>
          <w:tcPr>
            <w:tcW w:w="7555" w:type="dxa"/>
            <w:gridSpan w:val="3"/>
          </w:tcPr>
          <w:p w:rsidR="00505EFE" w:rsidRPr="00FF07DD" w:rsidRDefault="00505EFE" w:rsidP="002244B0">
            <w:pPr>
              <w:widowControl w:val="0"/>
              <w:rPr>
                <w:color w:val="000000" w:themeColor="text1"/>
              </w:rPr>
            </w:pPr>
            <w:r>
              <w:rPr>
                <w:color w:val="000000" w:themeColor="text1"/>
              </w:rPr>
              <w:t>User</w:t>
            </w:r>
          </w:p>
        </w:tc>
      </w:tr>
      <w:tr w:rsidR="00505EFE" w:rsidRPr="00FF07DD" w:rsidTr="002244B0">
        <w:trPr>
          <w:trHeight w:val="420"/>
        </w:trPr>
        <w:tc>
          <w:tcPr>
            <w:tcW w:w="1525" w:type="dxa"/>
            <w:gridSpan w:val="2"/>
          </w:tcPr>
          <w:p w:rsidR="00505EFE" w:rsidRPr="00FF07DD" w:rsidRDefault="00505EFE" w:rsidP="002244B0">
            <w:pPr>
              <w:pStyle w:val="TableHeader"/>
              <w:rPr>
                <w:sz w:val="18"/>
              </w:rPr>
            </w:pPr>
            <w:r w:rsidRPr="0089503A">
              <w:t>Summary</w:t>
            </w:r>
          </w:p>
        </w:tc>
        <w:tc>
          <w:tcPr>
            <w:tcW w:w="7555" w:type="dxa"/>
            <w:gridSpan w:val="3"/>
          </w:tcPr>
          <w:p w:rsidR="00505EFE" w:rsidRPr="00FF07DD" w:rsidRDefault="00070D40" w:rsidP="00070D40">
            <w:pPr>
              <w:widowControl w:val="0"/>
              <w:rPr>
                <w:color w:val="000000" w:themeColor="text1"/>
              </w:rPr>
            </w:pPr>
            <w:r>
              <w:rPr>
                <w:color w:val="000000" w:themeColor="text1"/>
              </w:rPr>
              <w:t>The user shall provide their credentials on the sign form and after successful validation and email confirmation</w:t>
            </w:r>
            <w:r w:rsidR="00505EFE" w:rsidRPr="00FF07DD">
              <w:rPr>
                <w:color w:val="000000" w:themeColor="text1"/>
              </w:rPr>
              <w:t>, redirect the user to the home page.</w:t>
            </w:r>
          </w:p>
        </w:tc>
      </w:tr>
      <w:tr w:rsidR="00505EFE" w:rsidRPr="00FF07DD" w:rsidTr="002244B0">
        <w:trPr>
          <w:trHeight w:val="420"/>
        </w:trPr>
        <w:tc>
          <w:tcPr>
            <w:tcW w:w="1525" w:type="dxa"/>
            <w:gridSpan w:val="2"/>
          </w:tcPr>
          <w:p w:rsidR="00505EFE" w:rsidRPr="00FF07DD" w:rsidRDefault="00505EFE" w:rsidP="002244B0">
            <w:pPr>
              <w:pStyle w:val="TableHeader"/>
              <w:rPr>
                <w:sz w:val="18"/>
              </w:rPr>
            </w:pPr>
            <w:r w:rsidRPr="0089503A">
              <w:t>Pre-Conditions</w:t>
            </w:r>
          </w:p>
        </w:tc>
        <w:tc>
          <w:tcPr>
            <w:tcW w:w="7555" w:type="dxa"/>
            <w:gridSpan w:val="3"/>
          </w:tcPr>
          <w:p w:rsidR="00505EFE" w:rsidRPr="00FF07DD" w:rsidRDefault="00505EFE" w:rsidP="00070D40">
            <w:pPr>
              <w:widowControl w:val="0"/>
              <w:rPr>
                <w:color w:val="000000" w:themeColor="text1"/>
              </w:rPr>
            </w:pPr>
            <w:r w:rsidRPr="00FF07DD">
              <w:rPr>
                <w:color w:val="000000" w:themeColor="text1"/>
              </w:rPr>
              <w:t>The user</w:t>
            </w:r>
            <w:r w:rsidR="00070D40">
              <w:rPr>
                <w:color w:val="000000" w:themeColor="text1"/>
              </w:rPr>
              <w:t xml:space="preserve"> email must be unique. User</w:t>
            </w:r>
            <w:r w:rsidRPr="00FF07DD">
              <w:rPr>
                <w:color w:val="000000" w:themeColor="text1"/>
              </w:rPr>
              <w:t xml:space="preserve"> must</w:t>
            </w:r>
            <w:r w:rsidR="00070D40">
              <w:rPr>
                <w:color w:val="000000" w:themeColor="text1"/>
              </w:rPr>
              <w:t xml:space="preserve"> not be in the database records.</w:t>
            </w:r>
          </w:p>
        </w:tc>
      </w:tr>
      <w:tr w:rsidR="00505EFE" w:rsidRPr="00FF07DD" w:rsidTr="002244B0">
        <w:trPr>
          <w:trHeight w:val="420"/>
        </w:trPr>
        <w:tc>
          <w:tcPr>
            <w:tcW w:w="1525" w:type="dxa"/>
            <w:gridSpan w:val="2"/>
          </w:tcPr>
          <w:p w:rsidR="00505EFE" w:rsidRPr="00FF07DD" w:rsidRDefault="00505EFE" w:rsidP="002244B0">
            <w:pPr>
              <w:pStyle w:val="TableHeader"/>
              <w:rPr>
                <w:sz w:val="18"/>
              </w:rPr>
            </w:pPr>
            <w:r w:rsidRPr="0089503A">
              <w:t>Post-Conditions</w:t>
            </w:r>
          </w:p>
        </w:tc>
        <w:tc>
          <w:tcPr>
            <w:tcW w:w="7555" w:type="dxa"/>
            <w:gridSpan w:val="3"/>
          </w:tcPr>
          <w:p w:rsidR="00505EFE" w:rsidRPr="00FF07DD" w:rsidRDefault="00070D40" w:rsidP="002244B0">
            <w:pPr>
              <w:widowControl w:val="0"/>
              <w:rPr>
                <w:color w:val="000000" w:themeColor="text1"/>
              </w:rPr>
            </w:pPr>
            <w:r>
              <w:rPr>
                <w:color w:val="000000" w:themeColor="text1"/>
              </w:rPr>
              <w:t xml:space="preserve">A user account is created and saved in database. </w:t>
            </w:r>
            <w:r w:rsidR="00505EFE" w:rsidRPr="00FF07DD">
              <w:rPr>
                <w:color w:val="000000" w:themeColor="text1"/>
              </w:rPr>
              <w:t>The user’s session is successfully established and shall be redirected to the home page.</w:t>
            </w:r>
          </w:p>
        </w:tc>
      </w:tr>
      <w:tr w:rsidR="00505EFE" w:rsidRPr="00FF07DD" w:rsidTr="002244B0">
        <w:trPr>
          <w:trHeight w:val="420"/>
        </w:trPr>
        <w:tc>
          <w:tcPr>
            <w:tcW w:w="1525" w:type="dxa"/>
            <w:gridSpan w:val="2"/>
          </w:tcPr>
          <w:p w:rsidR="00505EFE" w:rsidRPr="0089503A" w:rsidRDefault="00505EFE" w:rsidP="002244B0">
            <w:pPr>
              <w:pStyle w:val="TableHeader"/>
            </w:pPr>
            <w:r>
              <w:t>Special Requirements</w:t>
            </w:r>
          </w:p>
        </w:tc>
        <w:tc>
          <w:tcPr>
            <w:tcW w:w="7555" w:type="dxa"/>
            <w:gridSpan w:val="3"/>
          </w:tcPr>
          <w:p w:rsidR="00505EFE" w:rsidRPr="00FF07DD" w:rsidRDefault="00505EFE" w:rsidP="002244B0">
            <w:pPr>
              <w:widowControl w:val="0"/>
              <w:rPr>
                <w:color w:val="000000" w:themeColor="text1"/>
              </w:rPr>
            </w:pPr>
            <w:r>
              <w:rPr>
                <w:color w:val="000000" w:themeColor="text1"/>
              </w:rPr>
              <w:t>None</w:t>
            </w:r>
          </w:p>
        </w:tc>
      </w:tr>
      <w:tr w:rsidR="00505EFE" w:rsidRPr="00FF07DD" w:rsidTr="002244B0">
        <w:trPr>
          <w:trHeight w:val="420"/>
        </w:trPr>
        <w:tc>
          <w:tcPr>
            <w:tcW w:w="9080" w:type="dxa"/>
            <w:gridSpan w:val="5"/>
          </w:tcPr>
          <w:p w:rsidR="00505EFE" w:rsidRPr="00FF07DD" w:rsidRDefault="00505EFE" w:rsidP="002244B0">
            <w:pPr>
              <w:pStyle w:val="TableHeader"/>
            </w:pPr>
            <w:r>
              <w:t>Basic Flow</w:t>
            </w:r>
          </w:p>
        </w:tc>
      </w:tr>
      <w:tr w:rsidR="00505EFE" w:rsidRPr="00FF07DD" w:rsidTr="002244B0">
        <w:trPr>
          <w:trHeight w:val="420"/>
        </w:trPr>
        <w:tc>
          <w:tcPr>
            <w:tcW w:w="4405" w:type="dxa"/>
            <w:gridSpan w:val="3"/>
          </w:tcPr>
          <w:p w:rsidR="00505EFE" w:rsidRPr="0089503A" w:rsidRDefault="00505EFE" w:rsidP="002244B0">
            <w:pPr>
              <w:pStyle w:val="TableHeader"/>
            </w:pPr>
            <w:r w:rsidRPr="0089503A">
              <w:t>Actor Action</w:t>
            </w:r>
          </w:p>
        </w:tc>
        <w:tc>
          <w:tcPr>
            <w:tcW w:w="4675" w:type="dxa"/>
            <w:gridSpan w:val="2"/>
          </w:tcPr>
          <w:p w:rsidR="00505EFE" w:rsidRPr="0089503A" w:rsidRDefault="00505EFE" w:rsidP="002244B0">
            <w:pPr>
              <w:widowControl w:val="0"/>
              <w:jc w:val="center"/>
              <w:rPr>
                <w:b/>
                <w:color w:val="000000" w:themeColor="text1"/>
                <w:szCs w:val="18"/>
              </w:rPr>
            </w:pPr>
            <w:r w:rsidRPr="0089503A">
              <w:rPr>
                <w:b/>
                <w:color w:val="000000" w:themeColor="text1"/>
                <w:szCs w:val="18"/>
              </w:rPr>
              <w:t>System Response</w:t>
            </w:r>
          </w:p>
        </w:tc>
      </w:tr>
      <w:tr w:rsidR="00505EFE" w:rsidRPr="00FF07DD" w:rsidTr="002244B0">
        <w:trPr>
          <w:trHeight w:val="420"/>
        </w:trPr>
        <w:tc>
          <w:tcPr>
            <w:tcW w:w="535" w:type="dxa"/>
          </w:tcPr>
          <w:p w:rsidR="00505EFE" w:rsidRPr="00FF07DD" w:rsidRDefault="00505EFE" w:rsidP="002244B0">
            <w:pPr>
              <w:widowControl w:val="0"/>
              <w:jc w:val="center"/>
              <w:rPr>
                <w:color w:val="000000" w:themeColor="text1"/>
              </w:rPr>
            </w:pPr>
            <w:r w:rsidRPr="00FF07DD">
              <w:rPr>
                <w:color w:val="000000" w:themeColor="text1"/>
              </w:rPr>
              <w:t>1</w:t>
            </w:r>
          </w:p>
        </w:tc>
        <w:tc>
          <w:tcPr>
            <w:tcW w:w="3870" w:type="dxa"/>
            <w:gridSpan w:val="2"/>
          </w:tcPr>
          <w:p w:rsidR="00505EFE" w:rsidRPr="00FF07DD" w:rsidRDefault="00505EFE" w:rsidP="00070D40">
            <w:pPr>
              <w:widowControl w:val="0"/>
              <w:rPr>
                <w:color w:val="000000" w:themeColor="text1"/>
              </w:rPr>
            </w:pPr>
            <w:r w:rsidRPr="00FF07DD">
              <w:rPr>
                <w:color w:val="000000" w:themeColor="text1"/>
              </w:rPr>
              <w:t xml:space="preserve">The user opens the </w:t>
            </w:r>
            <w:r w:rsidR="00070D40">
              <w:rPr>
                <w:color w:val="000000" w:themeColor="text1"/>
              </w:rPr>
              <w:t>sign-up</w:t>
            </w:r>
            <w:r w:rsidRPr="00FF07DD">
              <w:rPr>
                <w:color w:val="000000" w:themeColor="text1"/>
              </w:rPr>
              <w:t xml:space="preserve"> page.</w:t>
            </w:r>
          </w:p>
        </w:tc>
        <w:tc>
          <w:tcPr>
            <w:tcW w:w="450" w:type="dxa"/>
          </w:tcPr>
          <w:p w:rsidR="00505EFE" w:rsidRPr="00FF07DD" w:rsidRDefault="00505EFE" w:rsidP="002244B0">
            <w:pPr>
              <w:widowControl w:val="0"/>
              <w:jc w:val="center"/>
              <w:rPr>
                <w:color w:val="000000" w:themeColor="text1"/>
              </w:rPr>
            </w:pPr>
            <w:r w:rsidRPr="00FF07DD">
              <w:rPr>
                <w:color w:val="000000" w:themeColor="text1"/>
              </w:rPr>
              <w:t>2</w:t>
            </w:r>
          </w:p>
        </w:tc>
        <w:tc>
          <w:tcPr>
            <w:tcW w:w="4225" w:type="dxa"/>
          </w:tcPr>
          <w:p w:rsidR="00505EFE" w:rsidRPr="00FF07DD" w:rsidRDefault="00070D40" w:rsidP="00070D40">
            <w:pPr>
              <w:widowControl w:val="0"/>
              <w:rPr>
                <w:color w:val="000000" w:themeColor="text1"/>
              </w:rPr>
            </w:pPr>
            <w:r>
              <w:rPr>
                <w:color w:val="000000" w:themeColor="text1"/>
              </w:rPr>
              <w:t>The sign-up</w:t>
            </w:r>
            <w:r w:rsidR="00505EFE" w:rsidRPr="00FF07DD">
              <w:rPr>
                <w:color w:val="000000" w:themeColor="text1"/>
              </w:rPr>
              <w:t xml:space="preserve"> page is displaye</w:t>
            </w:r>
            <w:r>
              <w:rPr>
                <w:color w:val="000000" w:themeColor="text1"/>
              </w:rPr>
              <w:t>d asking for user’s credentials.</w:t>
            </w:r>
          </w:p>
        </w:tc>
      </w:tr>
      <w:tr w:rsidR="00505EFE" w:rsidRPr="00FF07DD" w:rsidTr="002244B0">
        <w:trPr>
          <w:trHeight w:val="420"/>
        </w:trPr>
        <w:tc>
          <w:tcPr>
            <w:tcW w:w="535" w:type="dxa"/>
          </w:tcPr>
          <w:p w:rsidR="00505EFE" w:rsidRPr="00FF07DD" w:rsidRDefault="00505EFE" w:rsidP="002244B0">
            <w:pPr>
              <w:widowControl w:val="0"/>
              <w:jc w:val="center"/>
              <w:rPr>
                <w:color w:val="000000" w:themeColor="text1"/>
              </w:rPr>
            </w:pPr>
            <w:r w:rsidRPr="00FF07DD">
              <w:rPr>
                <w:color w:val="000000" w:themeColor="text1"/>
              </w:rPr>
              <w:t>3</w:t>
            </w:r>
          </w:p>
        </w:tc>
        <w:tc>
          <w:tcPr>
            <w:tcW w:w="3870" w:type="dxa"/>
            <w:gridSpan w:val="2"/>
          </w:tcPr>
          <w:p w:rsidR="00505EFE" w:rsidRPr="00FF07DD" w:rsidRDefault="00505EFE" w:rsidP="00070D40">
            <w:pPr>
              <w:widowControl w:val="0"/>
              <w:rPr>
                <w:color w:val="000000" w:themeColor="text1"/>
              </w:rPr>
            </w:pPr>
            <w:r w:rsidRPr="00FF07DD">
              <w:rPr>
                <w:color w:val="000000" w:themeColor="text1"/>
              </w:rPr>
              <w:t xml:space="preserve">The user enters valid </w:t>
            </w:r>
            <w:r w:rsidR="00070D40">
              <w:rPr>
                <w:color w:val="000000" w:themeColor="text1"/>
              </w:rPr>
              <w:t>credentials</w:t>
            </w:r>
          </w:p>
        </w:tc>
        <w:tc>
          <w:tcPr>
            <w:tcW w:w="450" w:type="dxa"/>
          </w:tcPr>
          <w:p w:rsidR="00505EFE" w:rsidRPr="00FF07DD" w:rsidRDefault="00505EFE" w:rsidP="002244B0">
            <w:pPr>
              <w:widowControl w:val="0"/>
              <w:jc w:val="center"/>
              <w:rPr>
                <w:color w:val="000000" w:themeColor="text1"/>
              </w:rPr>
            </w:pPr>
            <w:r w:rsidRPr="00FF07DD">
              <w:rPr>
                <w:color w:val="000000" w:themeColor="text1"/>
              </w:rPr>
              <w:t>4</w:t>
            </w:r>
          </w:p>
        </w:tc>
        <w:tc>
          <w:tcPr>
            <w:tcW w:w="4225" w:type="dxa"/>
          </w:tcPr>
          <w:p w:rsidR="00505EFE" w:rsidRPr="00FF07DD" w:rsidRDefault="00070D40" w:rsidP="00070D40">
            <w:pPr>
              <w:widowControl w:val="0"/>
              <w:rPr>
                <w:color w:val="000000" w:themeColor="text1"/>
              </w:rPr>
            </w:pPr>
            <w:r>
              <w:rPr>
                <w:color w:val="000000" w:themeColor="text1"/>
              </w:rPr>
              <w:t>The system validates</w:t>
            </w:r>
            <w:r w:rsidR="00505EFE" w:rsidRPr="00FF07DD">
              <w:rPr>
                <w:color w:val="000000" w:themeColor="text1"/>
              </w:rPr>
              <w:t xml:space="preserve"> the </w:t>
            </w:r>
            <w:r>
              <w:rPr>
                <w:color w:val="000000" w:themeColor="text1"/>
              </w:rPr>
              <w:t>credentials</w:t>
            </w:r>
          </w:p>
        </w:tc>
      </w:tr>
      <w:tr w:rsidR="00070D40" w:rsidRPr="00FF07DD" w:rsidTr="002244B0">
        <w:trPr>
          <w:trHeight w:val="420"/>
        </w:trPr>
        <w:tc>
          <w:tcPr>
            <w:tcW w:w="535" w:type="dxa"/>
          </w:tcPr>
          <w:p w:rsidR="00070D40" w:rsidRPr="00FF07DD" w:rsidRDefault="00070D40" w:rsidP="002244B0">
            <w:pPr>
              <w:widowControl w:val="0"/>
              <w:jc w:val="center"/>
              <w:rPr>
                <w:color w:val="000000" w:themeColor="text1"/>
              </w:rPr>
            </w:pPr>
          </w:p>
        </w:tc>
        <w:tc>
          <w:tcPr>
            <w:tcW w:w="3870" w:type="dxa"/>
            <w:gridSpan w:val="2"/>
          </w:tcPr>
          <w:p w:rsidR="00070D40" w:rsidRPr="00FF07DD" w:rsidRDefault="00070D40" w:rsidP="00070D40">
            <w:pPr>
              <w:widowControl w:val="0"/>
              <w:rPr>
                <w:color w:val="000000" w:themeColor="text1"/>
              </w:rPr>
            </w:pPr>
          </w:p>
        </w:tc>
        <w:tc>
          <w:tcPr>
            <w:tcW w:w="450" w:type="dxa"/>
          </w:tcPr>
          <w:p w:rsidR="00070D40" w:rsidRPr="00FF07DD" w:rsidRDefault="00070D40" w:rsidP="002244B0">
            <w:pPr>
              <w:widowControl w:val="0"/>
              <w:jc w:val="center"/>
              <w:rPr>
                <w:color w:val="000000" w:themeColor="text1"/>
              </w:rPr>
            </w:pPr>
            <w:r>
              <w:rPr>
                <w:color w:val="000000" w:themeColor="text1"/>
              </w:rPr>
              <w:t>5</w:t>
            </w:r>
          </w:p>
        </w:tc>
        <w:tc>
          <w:tcPr>
            <w:tcW w:w="4225" w:type="dxa"/>
          </w:tcPr>
          <w:p w:rsidR="00070D40" w:rsidRDefault="00070D40" w:rsidP="00070D40">
            <w:pPr>
              <w:widowControl w:val="0"/>
              <w:rPr>
                <w:color w:val="000000" w:themeColor="text1"/>
              </w:rPr>
            </w:pPr>
            <w:r>
              <w:rPr>
                <w:color w:val="000000" w:themeColor="text1"/>
              </w:rPr>
              <w:t>The system sends a confirmation email to user’s email address.</w:t>
            </w:r>
          </w:p>
        </w:tc>
      </w:tr>
      <w:tr w:rsidR="00070D40" w:rsidRPr="00FF07DD" w:rsidTr="002244B0">
        <w:trPr>
          <w:trHeight w:val="420"/>
        </w:trPr>
        <w:tc>
          <w:tcPr>
            <w:tcW w:w="535" w:type="dxa"/>
          </w:tcPr>
          <w:p w:rsidR="00070D40" w:rsidRPr="00FF07DD" w:rsidRDefault="00070D40" w:rsidP="002244B0">
            <w:pPr>
              <w:widowControl w:val="0"/>
              <w:jc w:val="center"/>
              <w:rPr>
                <w:color w:val="000000" w:themeColor="text1"/>
              </w:rPr>
            </w:pPr>
            <w:r>
              <w:rPr>
                <w:color w:val="000000" w:themeColor="text1"/>
              </w:rPr>
              <w:t>6</w:t>
            </w:r>
          </w:p>
        </w:tc>
        <w:tc>
          <w:tcPr>
            <w:tcW w:w="3870" w:type="dxa"/>
            <w:gridSpan w:val="2"/>
          </w:tcPr>
          <w:p w:rsidR="00070D40" w:rsidRPr="00FF07DD" w:rsidRDefault="00861B39" w:rsidP="00070D40">
            <w:pPr>
              <w:widowControl w:val="0"/>
              <w:rPr>
                <w:color w:val="000000" w:themeColor="text1"/>
              </w:rPr>
            </w:pPr>
            <w:r>
              <w:rPr>
                <w:color w:val="000000" w:themeColor="text1"/>
              </w:rPr>
              <w:t>The user confirms the confirmation email.</w:t>
            </w:r>
          </w:p>
        </w:tc>
        <w:tc>
          <w:tcPr>
            <w:tcW w:w="450" w:type="dxa"/>
          </w:tcPr>
          <w:p w:rsidR="00070D40" w:rsidRDefault="00861B39" w:rsidP="002244B0">
            <w:pPr>
              <w:widowControl w:val="0"/>
              <w:jc w:val="center"/>
              <w:rPr>
                <w:color w:val="000000" w:themeColor="text1"/>
              </w:rPr>
            </w:pPr>
            <w:r>
              <w:rPr>
                <w:color w:val="000000" w:themeColor="text1"/>
              </w:rPr>
              <w:t>7</w:t>
            </w:r>
          </w:p>
        </w:tc>
        <w:tc>
          <w:tcPr>
            <w:tcW w:w="4225" w:type="dxa"/>
          </w:tcPr>
          <w:p w:rsidR="00070D40" w:rsidRDefault="00861B39" w:rsidP="00070D40">
            <w:pPr>
              <w:widowControl w:val="0"/>
              <w:rPr>
                <w:color w:val="000000" w:themeColor="text1"/>
              </w:rPr>
            </w:pPr>
            <w:r>
              <w:rPr>
                <w:color w:val="000000" w:themeColor="text1"/>
              </w:rPr>
              <w:t>System redirects the user to the homepage.</w:t>
            </w:r>
          </w:p>
        </w:tc>
      </w:tr>
      <w:tr w:rsidR="00505EFE" w:rsidRPr="00FF07DD" w:rsidTr="002244B0">
        <w:trPr>
          <w:trHeight w:val="420"/>
        </w:trPr>
        <w:tc>
          <w:tcPr>
            <w:tcW w:w="9080" w:type="dxa"/>
            <w:gridSpan w:val="5"/>
          </w:tcPr>
          <w:p w:rsidR="00505EFE" w:rsidRPr="00FF07DD" w:rsidRDefault="00505EFE"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05EFE" w:rsidRPr="00FF07DD" w:rsidTr="002244B0">
        <w:trPr>
          <w:trHeight w:val="420"/>
        </w:trPr>
        <w:tc>
          <w:tcPr>
            <w:tcW w:w="535" w:type="dxa"/>
          </w:tcPr>
          <w:p w:rsidR="00505EFE" w:rsidRPr="00FF07DD" w:rsidRDefault="00505EFE" w:rsidP="002244B0">
            <w:pPr>
              <w:widowControl w:val="0"/>
              <w:jc w:val="center"/>
              <w:rPr>
                <w:color w:val="000000" w:themeColor="text1"/>
              </w:rPr>
            </w:pPr>
            <w:r w:rsidRPr="00FF07DD">
              <w:rPr>
                <w:color w:val="000000" w:themeColor="text1"/>
              </w:rPr>
              <w:t>3</w:t>
            </w:r>
          </w:p>
        </w:tc>
        <w:tc>
          <w:tcPr>
            <w:tcW w:w="3870" w:type="dxa"/>
            <w:gridSpan w:val="2"/>
          </w:tcPr>
          <w:p w:rsidR="00505EFE" w:rsidRPr="00FF07DD" w:rsidRDefault="00505EFE" w:rsidP="00861B39">
            <w:pPr>
              <w:widowControl w:val="0"/>
              <w:rPr>
                <w:color w:val="000000" w:themeColor="text1"/>
              </w:rPr>
            </w:pPr>
            <w:r w:rsidRPr="00FF07DD">
              <w:rPr>
                <w:color w:val="000000" w:themeColor="text1"/>
              </w:rPr>
              <w:t xml:space="preserve">The user enters invalid </w:t>
            </w:r>
            <w:r w:rsidR="00861B39">
              <w:rPr>
                <w:color w:val="000000" w:themeColor="text1"/>
              </w:rPr>
              <w:t>credentials.</w:t>
            </w:r>
          </w:p>
        </w:tc>
        <w:tc>
          <w:tcPr>
            <w:tcW w:w="450" w:type="dxa"/>
          </w:tcPr>
          <w:p w:rsidR="00505EFE" w:rsidRPr="00FF07DD" w:rsidRDefault="00505EFE" w:rsidP="002244B0">
            <w:pPr>
              <w:widowControl w:val="0"/>
              <w:jc w:val="center"/>
              <w:rPr>
                <w:b/>
                <w:color w:val="000000" w:themeColor="text1"/>
              </w:rPr>
            </w:pPr>
            <w:r w:rsidRPr="00FD1CBA">
              <w:rPr>
                <w:color w:val="000000" w:themeColor="text1"/>
              </w:rPr>
              <w:t>4-A</w:t>
            </w:r>
          </w:p>
        </w:tc>
        <w:tc>
          <w:tcPr>
            <w:tcW w:w="4225" w:type="dxa"/>
          </w:tcPr>
          <w:p w:rsidR="00154D7C" w:rsidRPr="00FF07DD" w:rsidRDefault="00505EFE" w:rsidP="00154D7C">
            <w:pPr>
              <w:keepNext/>
              <w:widowControl w:val="0"/>
              <w:rPr>
                <w:i/>
                <w:color w:val="000000" w:themeColor="text1"/>
              </w:rPr>
            </w:pPr>
            <w:r w:rsidRPr="00FF07DD">
              <w:rPr>
                <w:color w:val="000000" w:themeColor="text1"/>
              </w:rPr>
              <w:t xml:space="preserve">The system responds with an error message: </w:t>
            </w:r>
            <w:r w:rsidRPr="00FF07DD">
              <w:rPr>
                <w:i/>
                <w:color w:val="000000" w:themeColor="text1"/>
              </w:rPr>
              <w:t>I</w:t>
            </w:r>
            <w:r w:rsidR="00861B39">
              <w:rPr>
                <w:i/>
                <w:color w:val="000000" w:themeColor="text1"/>
              </w:rPr>
              <w:t>nvalid credentials are</w:t>
            </w:r>
            <w:r w:rsidRPr="00FF07DD">
              <w:rPr>
                <w:i/>
                <w:color w:val="000000" w:themeColor="text1"/>
              </w:rPr>
              <w:t xml:space="preserve"> entered.</w:t>
            </w:r>
          </w:p>
        </w:tc>
      </w:tr>
      <w:tr w:rsidR="00154D7C" w:rsidRPr="00FF07DD" w:rsidTr="002244B0">
        <w:trPr>
          <w:trHeight w:val="420"/>
        </w:trPr>
        <w:tc>
          <w:tcPr>
            <w:tcW w:w="9080" w:type="dxa"/>
            <w:gridSpan w:val="5"/>
          </w:tcPr>
          <w:p w:rsidR="00154D7C" w:rsidRPr="00FF07DD" w:rsidRDefault="00154D7C"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54D7C" w:rsidRPr="00FF07DD" w:rsidTr="002244B0">
        <w:trPr>
          <w:trHeight w:val="420"/>
        </w:trPr>
        <w:tc>
          <w:tcPr>
            <w:tcW w:w="535" w:type="dxa"/>
          </w:tcPr>
          <w:p w:rsidR="00154D7C" w:rsidRPr="00FF07DD" w:rsidRDefault="00154D7C" w:rsidP="002244B0">
            <w:pPr>
              <w:widowControl w:val="0"/>
              <w:jc w:val="center"/>
              <w:rPr>
                <w:color w:val="000000" w:themeColor="text1"/>
              </w:rPr>
            </w:pPr>
            <w:r>
              <w:rPr>
                <w:color w:val="000000" w:themeColor="text1"/>
              </w:rPr>
              <w:t>6</w:t>
            </w:r>
          </w:p>
        </w:tc>
        <w:tc>
          <w:tcPr>
            <w:tcW w:w="3870" w:type="dxa"/>
            <w:gridSpan w:val="2"/>
          </w:tcPr>
          <w:p w:rsidR="00154D7C" w:rsidRPr="00FF07DD" w:rsidRDefault="00154D7C" w:rsidP="00154D7C">
            <w:pPr>
              <w:widowControl w:val="0"/>
              <w:rPr>
                <w:color w:val="000000" w:themeColor="text1"/>
              </w:rPr>
            </w:pPr>
            <w:r>
              <w:rPr>
                <w:color w:val="000000" w:themeColor="text1"/>
              </w:rPr>
              <w:t>The user don’t confirms the email</w:t>
            </w:r>
          </w:p>
        </w:tc>
        <w:tc>
          <w:tcPr>
            <w:tcW w:w="450" w:type="dxa"/>
          </w:tcPr>
          <w:p w:rsidR="00154D7C" w:rsidRPr="00FF07DD" w:rsidRDefault="00154D7C" w:rsidP="002244B0">
            <w:pPr>
              <w:widowControl w:val="0"/>
              <w:jc w:val="center"/>
              <w:rPr>
                <w:b/>
                <w:color w:val="000000" w:themeColor="text1"/>
              </w:rPr>
            </w:pPr>
            <w:r>
              <w:rPr>
                <w:color w:val="000000" w:themeColor="text1"/>
              </w:rPr>
              <w:t>7</w:t>
            </w:r>
            <w:r w:rsidRPr="00FD1CBA">
              <w:rPr>
                <w:color w:val="000000" w:themeColor="text1"/>
              </w:rPr>
              <w:t>-A</w:t>
            </w:r>
          </w:p>
        </w:tc>
        <w:tc>
          <w:tcPr>
            <w:tcW w:w="4225" w:type="dxa"/>
          </w:tcPr>
          <w:p w:rsidR="00154D7C" w:rsidRPr="00FF07DD" w:rsidRDefault="00B016FA" w:rsidP="00B016FA">
            <w:pPr>
              <w:keepNext/>
              <w:widowControl w:val="0"/>
              <w:rPr>
                <w:i/>
                <w:color w:val="000000" w:themeColor="text1"/>
              </w:rPr>
            </w:pPr>
            <w:r>
              <w:rPr>
                <w:color w:val="000000" w:themeColor="text1"/>
              </w:rPr>
              <w:t xml:space="preserve">The system responds by displaying a message on sign-up page: </w:t>
            </w:r>
            <w:r>
              <w:rPr>
                <w:i/>
                <w:color w:val="000000" w:themeColor="text1"/>
              </w:rPr>
              <w:t>Kindly confirm email.</w:t>
            </w:r>
          </w:p>
        </w:tc>
      </w:tr>
    </w:tbl>
    <w:p w:rsidR="00B016FA" w:rsidRPr="0089503A" w:rsidRDefault="00B016FA" w:rsidP="00B016FA">
      <w:pPr>
        <w:pStyle w:val="Heading2"/>
        <w:rPr>
          <w:rFonts w:ascii="Times New Roman" w:hAnsi="Times New Roman" w:cs="Times New Roman"/>
        </w:rPr>
      </w:pPr>
      <w:r>
        <w:rPr>
          <w:rFonts w:ascii="Times New Roman" w:hAnsi="Times New Roman" w:cs="Times New Roman"/>
        </w:rPr>
        <w:lastRenderedPageBreak/>
        <w:t>Logout</w:t>
      </w:r>
    </w:p>
    <w:p w:rsidR="00B016FA" w:rsidRPr="00FF07DD" w:rsidRDefault="00B016FA" w:rsidP="00B016FA">
      <w:pPr>
        <w:rPr>
          <w:color w:val="000000" w:themeColor="text1"/>
        </w:rPr>
      </w:pP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B016FA" w:rsidRPr="00FF07DD" w:rsidTr="002244B0">
        <w:trPr>
          <w:trHeight w:val="420"/>
        </w:trPr>
        <w:tc>
          <w:tcPr>
            <w:tcW w:w="1525" w:type="dxa"/>
            <w:gridSpan w:val="2"/>
          </w:tcPr>
          <w:p w:rsidR="00B016FA" w:rsidRPr="00FF07DD" w:rsidRDefault="00B016FA" w:rsidP="002244B0">
            <w:pPr>
              <w:pStyle w:val="TableHeader"/>
            </w:pPr>
            <w:r w:rsidRPr="00FF07DD">
              <w:t>Name</w:t>
            </w:r>
          </w:p>
        </w:tc>
        <w:tc>
          <w:tcPr>
            <w:tcW w:w="7555" w:type="dxa"/>
            <w:gridSpan w:val="3"/>
          </w:tcPr>
          <w:p w:rsidR="00B016FA" w:rsidRPr="00FF07DD" w:rsidRDefault="00CB2328" w:rsidP="002244B0">
            <w:pPr>
              <w:widowControl w:val="0"/>
              <w:rPr>
                <w:color w:val="000000" w:themeColor="text1"/>
              </w:rPr>
            </w:pPr>
            <w:r>
              <w:rPr>
                <w:color w:val="000000" w:themeColor="text1"/>
              </w:rPr>
              <w:t>Logout</w:t>
            </w:r>
          </w:p>
        </w:tc>
      </w:tr>
      <w:tr w:rsidR="00B016FA" w:rsidRPr="00FF07DD" w:rsidTr="002244B0">
        <w:trPr>
          <w:trHeight w:val="420"/>
        </w:trPr>
        <w:tc>
          <w:tcPr>
            <w:tcW w:w="1525" w:type="dxa"/>
            <w:gridSpan w:val="2"/>
          </w:tcPr>
          <w:p w:rsidR="00B016FA" w:rsidRPr="00FF07DD" w:rsidRDefault="00B016FA" w:rsidP="002244B0">
            <w:pPr>
              <w:pStyle w:val="TableHeader"/>
              <w:rPr>
                <w:sz w:val="18"/>
              </w:rPr>
            </w:pPr>
            <w:r w:rsidRPr="0089503A">
              <w:t>Actors</w:t>
            </w:r>
          </w:p>
        </w:tc>
        <w:tc>
          <w:tcPr>
            <w:tcW w:w="7555" w:type="dxa"/>
            <w:gridSpan w:val="3"/>
          </w:tcPr>
          <w:p w:rsidR="00B016FA" w:rsidRPr="00FF07DD" w:rsidRDefault="00B016FA" w:rsidP="002244B0">
            <w:pPr>
              <w:widowControl w:val="0"/>
              <w:rPr>
                <w:color w:val="000000" w:themeColor="text1"/>
              </w:rPr>
            </w:pPr>
            <w:r>
              <w:rPr>
                <w:color w:val="000000" w:themeColor="text1"/>
              </w:rPr>
              <w:t>User</w:t>
            </w:r>
          </w:p>
        </w:tc>
      </w:tr>
      <w:tr w:rsidR="00B016FA" w:rsidRPr="00FF07DD" w:rsidTr="002244B0">
        <w:trPr>
          <w:trHeight w:val="420"/>
        </w:trPr>
        <w:tc>
          <w:tcPr>
            <w:tcW w:w="1525" w:type="dxa"/>
            <w:gridSpan w:val="2"/>
          </w:tcPr>
          <w:p w:rsidR="00B016FA" w:rsidRPr="00FF07DD" w:rsidRDefault="00B016FA" w:rsidP="002244B0">
            <w:pPr>
              <w:pStyle w:val="TableHeader"/>
              <w:rPr>
                <w:sz w:val="18"/>
              </w:rPr>
            </w:pPr>
            <w:r w:rsidRPr="0089503A">
              <w:t>Summary</w:t>
            </w:r>
          </w:p>
        </w:tc>
        <w:tc>
          <w:tcPr>
            <w:tcW w:w="7555" w:type="dxa"/>
            <w:gridSpan w:val="3"/>
          </w:tcPr>
          <w:p w:rsidR="00B016FA" w:rsidRPr="00FF07DD" w:rsidRDefault="00CB2328" w:rsidP="00CB2328">
            <w:pPr>
              <w:widowControl w:val="0"/>
              <w:rPr>
                <w:color w:val="000000" w:themeColor="text1"/>
              </w:rPr>
            </w:pPr>
            <w:r>
              <w:rPr>
                <w:color w:val="000000" w:themeColor="text1"/>
              </w:rPr>
              <w:t>The user session will be finished after user commands the system to logout.</w:t>
            </w:r>
          </w:p>
        </w:tc>
      </w:tr>
      <w:tr w:rsidR="00B016FA" w:rsidRPr="00FF07DD" w:rsidTr="002244B0">
        <w:trPr>
          <w:trHeight w:val="420"/>
        </w:trPr>
        <w:tc>
          <w:tcPr>
            <w:tcW w:w="1525" w:type="dxa"/>
            <w:gridSpan w:val="2"/>
          </w:tcPr>
          <w:p w:rsidR="00B016FA" w:rsidRPr="00FF07DD" w:rsidRDefault="00B016FA" w:rsidP="002244B0">
            <w:pPr>
              <w:pStyle w:val="TableHeader"/>
              <w:rPr>
                <w:sz w:val="18"/>
              </w:rPr>
            </w:pPr>
            <w:r w:rsidRPr="0089503A">
              <w:t>Pre-Conditions</w:t>
            </w:r>
          </w:p>
        </w:tc>
        <w:tc>
          <w:tcPr>
            <w:tcW w:w="7555" w:type="dxa"/>
            <w:gridSpan w:val="3"/>
          </w:tcPr>
          <w:p w:rsidR="00B016FA" w:rsidRPr="00FF07DD" w:rsidRDefault="00B016FA" w:rsidP="00CB2328">
            <w:pPr>
              <w:widowControl w:val="0"/>
              <w:rPr>
                <w:color w:val="000000" w:themeColor="text1"/>
              </w:rPr>
            </w:pPr>
            <w:r w:rsidRPr="00FF07DD">
              <w:rPr>
                <w:color w:val="000000" w:themeColor="text1"/>
              </w:rPr>
              <w:t>The user</w:t>
            </w:r>
            <w:r>
              <w:rPr>
                <w:color w:val="000000" w:themeColor="text1"/>
              </w:rPr>
              <w:t xml:space="preserve"> </w:t>
            </w:r>
            <w:r w:rsidR="00CB2328">
              <w:rPr>
                <w:color w:val="000000" w:themeColor="text1"/>
              </w:rPr>
              <w:t>must be logged in.</w:t>
            </w:r>
          </w:p>
        </w:tc>
      </w:tr>
      <w:tr w:rsidR="00B016FA" w:rsidRPr="00FF07DD" w:rsidTr="002244B0">
        <w:trPr>
          <w:trHeight w:val="420"/>
        </w:trPr>
        <w:tc>
          <w:tcPr>
            <w:tcW w:w="1525" w:type="dxa"/>
            <w:gridSpan w:val="2"/>
          </w:tcPr>
          <w:p w:rsidR="00B016FA" w:rsidRPr="00FF07DD" w:rsidRDefault="00B016FA" w:rsidP="002244B0">
            <w:pPr>
              <w:pStyle w:val="TableHeader"/>
              <w:rPr>
                <w:sz w:val="18"/>
              </w:rPr>
            </w:pPr>
            <w:r w:rsidRPr="0089503A">
              <w:t>Post-Conditions</w:t>
            </w:r>
          </w:p>
        </w:tc>
        <w:tc>
          <w:tcPr>
            <w:tcW w:w="7555" w:type="dxa"/>
            <w:gridSpan w:val="3"/>
          </w:tcPr>
          <w:p w:rsidR="00B016FA" w:rsidRPr="00FF07DD" w:rsidRDefault="00CB2328" w:rsidP="002244B0">
            <w:pPr>
              <w:widowControl w:val="0"/>
              <w:rPr>
                <w:color w:val="000000" w:themeColor="text1"/>
              </w:rPr>
            </w:pPr>
            <w:r>
              <w:rPr>
                <w:color w:val="000000" w:themeColor="text1"/>
              </w:rPr>
              <w:t>User will be redirected to login screen.</w:t>
            </w:r>
          </w:p>
        </w:tc>
      </w:tr>
      <w:tr w:rsidR="00B016FA" w:rsidRPr="00FF07DD" w:rsidTr="002244B0">
        <w:trPr>
          <w:trHeight w:val="420"/>
        </w:trPr>
        <w:tc>
          <w:tcPr>
            <w:tcW w:w="1525" w:type="dxa"/>
            <w:gridSpan w:val="2"/>
          </w:tcPr>
          <w:p w:rsidR="00B016FA" w:rsidRPr="0089503A" w:rsidRDefault="00B016FA" w:rsidP="002244B0">
            <w:pPr>
              <w:pStyle w:val="TableHeader"/>
            </w:pPr>
            <w:r>
              <w:t>Special Requirements</w:t>
            </w:r>
          </w:p>
        </w:tc>
        <w:tc>
          <w:tcPr>
            <w:tcW w:w="7555" w:type="dxa"/>
            <w:gridSpan w:val="3"/>
          </w:tcPr>
          <w:p w:rsidR="00B016FA" w:rsidRPr="00FF07DD" w:rsidRDefault="00B016FA" w:rsidP="002244B0">
            <w:pPr>
              <w:widowControl w:val="0"/>
              <w:rPr>
                <w:color w:val="000000" w:themeColor="text1"/>
              </w:rPr>
            </w:pPr>
            <w:r>
              <w:rPr>
                <w:color w:val="000000" w:themeColor="text1"/>
              </w:rPr>
              <w:t>None</w:t>
            </w:r>
          </w:p>
        </w:tc>
      </w:tr>
      <w:tr w:rsidR="00B016FA" w:rsidRPr="00FF07DD" w:rsidTr="002244B0">
        <w:trPr>
          <w:trHeight w:val="420"/>
        </w:trPr>
        <w:tc>
          <w:tcPr>
            <w:tcW w:w="9080" w:type="dxa"/>
            <w:gridSpan w:val="5"/>
          </w:tcPr>
          <w:p w:rsidR="00B016FA" w:rsidRPr="00FF07DD" w:rsidRDefault="00B016FA" w:rsidP="002244B0">
            <w:pPr>
              <w:pStyle w:val="TableHeader"/>
            </w:pPr>
            <w:r>
              <w:t>Basic Flow</w:t>
            </w:r>
          </w:p>
        </w:tc>
      </w:tr>
      <w:tr w:rsidR="00B016FA" w:rsidRPr="00FF07DD" w:rsidTr="002244B0">
        <w:trPr>
          <w:trHeight w:val="420"/>
        </w:trPr>
        <w:tc>
          <w:tcPr>
            <w:tcW w:w="4405" w:type="dxa"/>
            <w:gridSpan w:val="3"/>
          </w:tcPr>
          <w:p w:rsidR="00B016FA" w:rsidRPr="0089503A" w:rsidRDefault="00B016FA" w:rsidP="002244B0">
            <w:pPr>
              <w:pStyle w:val="TableHeader"/>
            </w:pPr>
            <w:r w:rsidRPr="0089503A">
              <w:t>Actor Action</w:t>
            </w:r>
          </w:p>
        </w:tc>
        <w:tc>
          <w:tcPr>
            <w:tcW w:w="4675" w:type="dxa"/>
            <w:gridSpan w:val="2"/>
          </w:tcPr>
          <w:p w:rsidR="00B016FA" w:rsidRPr="0089503A" w:rsidRDefault="00B016FA" w:rsidP="002244B0">
            <w:pPr>
              <w:widowControl w:val="0"/>
              <w:jc w:val="center"/>
              <w:rPr>
                <w:b/>
                <w:color w:val="000000" w:themeColor="text1"/>
                <w:szCs w:val="18"/>
              </w:rPr>
            </w:pPr>
            <w:r w:rsidRPr="0089503A">
              <w:rPr>
                <w:b/>
                <w:color w:val="000000" w:themeColor="text1"/>
                <w:szCs w:val="18"/>
              </w:rPr>
              <w:t>System Response</w:t>
            </w:r>
          </w:p>
        </w:tc>
      </w:tr>
      <w:tr w:rsidR="00B016FA" w:rsidRPr="00FF07DD" w:rsidTr="002244B0">
        <w:trPr>
          <w:trHeight w:val="420"/>
        </w:trPr>
        <w:tc>
          <w:tcPr>
            <w:tcW w:w="535" w:type="dxa"/>
          </w:tcPr>
          <w:p w:rsidR="00B016FA" w:rsidRPr="00FF07DD" w:rsidRDefault="00B016FA" w:rsidP="002244B0">
            <w:pPr>
              <w:widowControl w:val="0"/>
              <w:jc w:val="center"/>
              <w:rPr>
                <w:color w:val="000000" w:themeColor="text1"/>
              </w:rPr>
            </w:pPr>
            <w:r w:rsidRPr="00FF07DD">
              <w:rPr>
                <w:color w:val="000000" w:themeColor="text1"/>
              </w:rPr>
              <w:t>1</w:t>
            </w:r>
          </w:p>
        </w:tc>
        <w:tc>
          <w:tcPr>
            <w:tcW w:w="3870" w:type="dxa"/>
            <w:gridSpan w:val="2"/>
          </w:tcPr>
          <w:p w:rsidR="00B016FA" w:rsidRPr="00FF07DD" w:rsidRDefault="00B016FA" w:rsidP="00CB2328">
            <w:pPr>
              <w:widowControl w:val="0"/>
              <w:rPr>
                <w:color w:val="000000" w:themeColor="text1"/>
              </w:rPr>
            </w:pPr>
            <w:r w:rsidRPr="00FF07DD">
              <w:rPr>
                <w:color w:val="000000" w:themeColor="text1"/>
              </w:rPr>
              <w:t xml:space="preserve">The user </w:t>
            </w:r>
            <w:r w:rsidR="00CB2328">
              <w:rPr>
                <w:color w:val="000000" w:themeColor="text1"/>
              </w:rPr>
              <w:t>clicks on logout button.</w:t>
            </w:r>
          </w:p>
        </w:tc>
        <w:tc>
          <w:tcPr>
            <w:tcW w:w="450" w:type="dxa"/>
          </w:tcPr>
          <w:p w:rsidR="00B016FA" w:rsidRPr="00FF07DD" w:rsidRDefault="00B016FA" w:rsidP="002244B0">
            <w:pPr>
              <w:widowControl w:val="0"/>
              <w:jc w:val="center"/>
              <w:rPr>
                <w:color w:val="000000" w:themeColor="text1"/>
              </w:rPr>
            </w:pPr>
            <w:r w:rsidRPr="00FF07DD">
              <w:rPr>
                <w:color w:val="000000" w:themeColor="text1"/>
              </w:rPr>
              <w:t>2</w:t>
            </w:r>
          </w:p>
        </w:tc>
        <w:tc>
          <w:tcPr>
            <w:tcW w:w="4225" w:type="dxa"/>
          </w:tcPr>
          <w:p w:rsidR="00B016FA" w:rsidRPr="00FF07DD" w:rsidRDefault="00CB2328" w:rsidP="002244B0">
            <w:pPr>
              <w:widowControl w:val="0"/>
              <w:rPr>
                <w:color w:val="000000" w:themeColor="text1"/>
              </w:rPr>
            </w:pPr>
            <w:r>
              <w:rPr>
                <w:color w:val="000000" w:themeColor="text1"/>
              </w:rPr>
              <w:t>The system will finish user’s session</w:t>
            </w:r>
          </w:p>
        </w:tc>
      </w:tr>
      <w:tr w:rsidR="00B016FA" w:rsidRPr="00FF07DD" w:rsidTr="002244B0">
        <w:trPr>
          <w:trHeight w:val="420"/>
        </w:trPr>
        <w:tc>
          <w:tcPr>
            <w:tcW w:w="535" w:type="dxa"/>
          </w:tcPr>
          <w:p w:rsidR="00B016FA" w:rsidRPr="00FF07DD" w:rsidRDefault="00B016FA" w:rsidP="002244B0">
            <w:pPr>
              <w:widowControl w:val="0"/>
              <w:jc w:val="center"/>
              <w:rPr>
                <w:color w:val="000000" w:themeColor="text1"/>
              </w:rPr>
            </w:pPr>
          </w:p>
        </w:tc>
        <w:tc>
          <w:tcPr>
            <w:tcW w:w="3870" w:type="dxa"/>
            <w:gridSpan w:val="2"/>
          </w:tcPr>
          <w:p w:rsidR="00B016FA" w:rsidRPr="00FF07DD" w:rsidRDefault="00B016FA" w:rsidP="002244B0">
            <w:pPr>
              <w:widowControl w:val="0"/>
              <w:rPr>
                <w:color w:val="000000" w:themeColor="text1"/>
              </w:rPr>
            </w:pPr>
          </w:p>
        </w:tc>
        <w:tc>
          <w:tcPr>
            <w:tcW w:w="450" w:type="dxa"/>
          </w:tcPr>
          <w:p w:rsidR="00B016FA" w:rsidRPr="00FF07DD" w:rsidRDefault="00CB2328" w:rsidP="002244B0">
            <w:pPr>
              <w:widowControl w:val="0"/>
              <w:jc w:val="center"/>
              <w:rPr>
                <w:color w:val="000000" w:themeColor="text1"/>
              </w:rPr>
            </w:pPr>
            <w:r>
              <w:rPr>
                <w:color w:val="000000" w:themeColor="text1"/>
              </w:rPr>
              <w:t>3</w:t>
            </w:r>
          </w:p>
        </w:tc>
        <w:tc>
          <w:tcPr>
            <w:tcW w:w="4225" w:type="dxa"/>
          </w:tcPr>
          <w:p w:rsidR="00B016FA" w:rsidRPr="00FF07DD" w:rsidRDefault="00B016FA" w:rsidP="00CB2328">
            <w:pPr>
              <w:widowControl w:val="0"/>
              <w:rPr>
                <w:color w:val="000000" w:themeColor="text1"/>
              </w:rPr>
            </w:pPr>
            <w:r>
              <w:rPr>
                <w:color w:val="000000" w:themeColor="text1"/>
              </w:rPr>
              <w:t xml:space="preserve">The system </w:t>
            </w:r>
            <w:r w:rsidR="00CB2328">
              <w:rPr>
                <w:color w:val="000000" w:themeColor="text1"/>
              </w:rPr>
              <w:t>will redirect the user to login page</w:t>
            </w:r>
          </w:p>
        </w:tc>
      </w:tr>
    </w:tbl>
    <w:p w:rsidR="00310CE1" w:rsidRDefault="00310CE1" w:rsidP="001D7AAE">
      <w:pPr>
        <w:pStyle w:val="BodyText"/>
      </w:pPr>
    </w:p>
    <w:p w:rsidR="00E90567" w:rsidRDefault="00E90567" w:rsidP="002244B0">
      <w:pPr>
        <w:pStyle w:val="Heading2"/>
        <w:rPr>
          <w:color w:val="000000" w:themeColor="text1"/>
        </w:rPr>
      </w:pPr>
      <w:bookmarkStart w:id="64" w:name="_aebwwkk9zflp" w:colFirst="0" w:colLast="0"/>
      <w:bookmarkEnd w:id="64"/>
      <w:r>
        <w:rPr>
          <w:color w:val="000000" w:themeColor="text1"/>
        </w:rPr>
        <w:t>Display Mutators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E90567" w:rsidRPr="00FF07DD" w:rsidTr="003049C7">
        <w:trPr>
          <w:trHeight w:val="420"/>
        </w:trPr>
        <w:tc>
          <w:tcPr>
            <w:tcW w:w="1525" w:type="dxa"/>
            <w:gridSpan w:val="2"/>
          </w:tcPr>
          <w:p w:rsidR="00E90567" w:rsidRPr="00FF07DD" w:rsidRDefault="00E90567" w:rsidP="003049C7">
            <w:pPr>
              <w:pStyle w:val="TableHeader"/>
            </w:pPr>
            <w:r w:rsidRPr="00FF07DD">
              <w:t>Name</w:t>
            </w:r>
          </w:p>
        </w:tc>
        <w:tc>
          <w:tcPr>
            <w:tcW w:w="7555" w:type="dxa"/>
            <w:gridSpan w:val="3"/>
          </w:tcPr>
          <w:p w:rsidR="00E90567" w:rsidRPr="00FF07DD" w:rsidRDefault="00E90567" w:rsidP="003049C7">
            <w:pPr>
              <w:widowControl w:val="0"/>
              <w:rPr>
                <w:color w:val="000000" w:themeColor="text1"/>
              </w:rPr>
            </w:pPr>
            <w:r>
              <w:rPr>
                <w:color w:val="000000" w:themeColor="text1"/>
              </w:rPr>
              <w:t>Display Mutators</w:t>
            </w:r>
          </w:p>
        </w:tc>
      </w:tr>
      <w:tr w:rsidR="00E90567" w:rsidRPr="00FF07DD" w:rsidTr="003049C7">
        <w:trPr>
          <w:trHeight w:val="420"/>
        </w:trPr>
        <w:tc>
          <w:tcPr>
            <w:tcW w:w="1525" w:type="dxa"/>
            <w:gridSpan w:val="2"/>
          </w:tcPr>
          <w:p w:rsidR="00E90567" w:rsidRPr="00FF07DD" w:rsidRDefault="00E90567" w:rsidP="003049C7">
            <w:pPr>
              <w:pStyle w:val="TableHeader"/>
              <w:rPr>
                <w:sz w:val="18"/>
              </w:rPr>
            </w:pPr>
            <w:r w:rsidRPr="0089503A">
              <w:t>Actors</w:t>
            </w:r>
          </w:p>
        </w:tc>
        <w:tc>
          <w:tcPr>
            <w:tcW w:w="7555" w:type="dxa"/>
            <w:gridSpan w:val="3"/>
          </w:tcPr>
          <w:p w:rsidR="00E90567" w:rsidRPr="00FF07DD" w:rsidRDefault="00E90567" w:rsidP="003049C7">
            <w:pPr>
              <w:widowControl w:val="0"/>
              <w:rPr>
                <w:color w:val="000000" w:themeColor="text1"/>
              </w:rPr>
            </w:pPr>
            <w:r>
              <w:rPr>
                <w:color w:val="000000" w:themeColor="text1"/>
              </w:rPr>
              <w:t>User</w:t>
            </w:r>
          </w:p>
        </w:tc>
      </w:tr>
      <w:tr w:rsidR="00E90567" w:rsidRPr="00FF07DD" w:rsidTr="003049C7">
        <w:trPr>
          <w:trHeight w:val="420"/>
        </w:trPr>
        <w:tc>
          <w:tcPr>
            <w:tcW w:w="1525" w:type="dxa"/>
            <w:gridSpan w:val="2"/>
          </w:tcPr>
          <w:p w:rsidR="00E90567" w:rsidRPr="00FF07DD" w:rsidRDefault="00E90567" w:rsidP="003049C7">
            <w:pPr>
              <w:pStyle w:val="TableHeader"/>
              <w:rPr>
                <w:sz w:val="18"/>
              </w:rPr>
            </w:pPr>
            <w:r w:rsidRPr="0089503A">
              <w:t>Summary</w:t>
            </w:r>
          </w:p>
        </w:tc>
        <w:tc>
          <w:tcPr>
            <w:tcW w:w="7555" w:type="dxa"/>
            <w:gridSpan w:val="3"/>
          </w:tcPr>
          <w:p w:rsidR="00E90567" w:rsidRPr="00FF07DD" w:rsidRDefault="00E90567" w:rsidP="00003C9B">
            <w:pPr>
              <w:widowControl w:val="0"/>
              <w:rPr>
                <w:color w:val="000000" w:themeColor="text1"/>
              </w:rPr>
            </w:pPr>
            <w:r w:rsidRPr="00FF07DD">
              <w:rPr>
                <w:color w:val="000000" w:themeColor="text1"/>
              </w:rPr>
              <w:t xml:space="preserve">The </w:t>
            </w:r>
            <w:r w:rsidR="00003C9B">
              <w:rPr>
                <w:color w:val="000000" w:themeColor="text1"/>
              </w:rPr>
              <w:t>system should display the mutators used in the current fuzzing session.</w:t>
            </w:r>
          </w:p>
        </w:tc>
      </w:tr>
      <w:tr w:rsidR="00E90567" w:rsidRPr="00FF07DD" w:rsidTr="003049C7">
        <w:trPr>
          <w:trHeight w:val="420"/>
        </w:trPr>
        <w:tc>
          <w:tcPr>
            <w:tcW w:w="1525" w:type="dxa"/>
            <w:gridSpan w:val="2"/>
          </w:tcPr>
          <w:p w:rsidR="00E90567" w:rsidRPr="00FF07DD" w:rsidRDefault="00E90567" w:rsidP="003049C7">
            <w:pPr>
              <w:pStyle w:val="TableHeader"/>
              <w:rPr>
                <w:sz w:val="18"/>
              </w:rPr>
            </w:pPr>
            <w:r w:rsidRPr="0089503A">
              <w:t>Pre-Conditions</w:t>
            </w:r>
          </w:p>
        </w:tc>
        <w:tc>
          <w:tcPr>
            <w:tcW w:w="7555" w:type="dxa"/>
            <w:gridSpan w:val="3"/>
          </w:tcPr>
          <w:p w:rsidR="00E90567" w:rsidRPr="00FF07DD" w:rsidRDefault="00003C9B" w:rsidP="003049C7">
            <w:pPr>
              <w:widowControl w:val="0"/>
              <w:rPr>
                <w:color w:val="000000" w:themeColor="text1"/>
              </w:rPr>
            </w:pPr>
            <w:r>
              <w:rPr>
                <w:color w:val="000000" w:themeColor="text1"/>
              </w:rPr>
              <w:t>The user must have done Fuzzing at least once</w:t>
            </w:r>
          </w:p>
        </w:tc>
      </w:tr>
      <w:tr w:rsidR="00E90567" w:rsidRPr="00FF07DD" w:rsidTr="003049C7">
        <w:trPr>
          <w:trHeight w:val="420"/>
        </w:trPr>
        <w:tc>
          <w:tcPr>
            <w:tcW w:w="1525" w:type="dxa"/>
            <w:gridSpan w:val="2"/>
          </w:tcPr>
          <w:p w:rsidR="00E90567" w:rsidRPr="00FF07DD" w:rsidRDefault="00E90567" w:rsidP="003049C7">
            <w:pPr>
              <w:pStyle w:val="TableHeader"/>
              <w:rPr>
                <w:sz w:val="18"/>
              </w:rPr>
            </w:pPr>
            <w:r w:rsidRPr="0089503A">
              <w:t>Post-Conditions</w:t>
            </w:r>
          </w:p>
        </w:tc>
        <w:tc>
          <w:tcPr>
            <w:tcW w:w="7555" w:type="dxa"/>
            <w:gridSpan w:val="3"/>
          </w:tcPr>
          <w:p w:rsidR="00E90567" w:rsidRPr="00FF07DD" w:rsidRDefault="00003C9B" w:rsidP="003049C7">
            <w:pPr>
              <w:widowControl w:val="0"/>
              <w:rPr>
                <w:color w:val="000000" w:themeColor="text1"/>
              </w:rPr>
            </w:pPr>
            <w:r>
              <w:rPr>
                <w:color w:val="000000" w:themeColor="text1"/>
              </w:rPr>
              <w:t>The user is displayed mutators used in that session</w:t>
            </w:r>
            <w:r w:rsidR="00E90567" w:rsidRPr="00FF07DD">
              <w:rPr>
                <w:color w:val="000000" w:themeColor="text1"/>
              </w:rPr>
              <w:t>.</w:t>
            </w:r>
          </w:p>
        </w:tc>
      </w:tr>
      <w:tr w:rsidR="00E90567" w:rsidRPr="00FF07DD" w:rsidTr="003049C7">
        <w:trPr>
          <w:trHeight w:val="420"/>
        </w:trPr>
        <w:tc>
          <w:tcPr>
            <w:tcW w:w="1525" w:type="dxa"/>
            <w:gridSpan w:val="2"/>
          </w:tcPr>
          <w:p w:rsidR="00E90567" w:rsidRPr="0089503A" w:rsidRDefault="00E90567" w:rsidP="003049C7">
            <w:pPr>
              <w:pStyle w:val="TableHeader"/>
            </w:pPr>
            <w:r>
              <w:t>Special Requirements</w:t>
            </w:r>
          </w:p>
        </w:tc>
        <w:tc>
          <w:tcPr>
            <w:tcW w:w="7555" w:type="dxa"/>
            <w:gridSpan w:val="3"/>
          </w:tcPr>
          <w:p w:rsidR="00E90567" w:rsidRPr="00FF07DD" w:rsidRDefault="00E90567" w:rsidP="003049C7">
            <w:pPr>
              <w:widowControl w:val="0"/>
              <w:rPr>
                <w:color w:val="000000" w:themeColor="text1"/>
              </w:rPr>
            </w:pPr>
            <w:r>
              <w:rPr>
                <w:color w:val="000000" w:themeColor="text1"/>
              </w:rPr>
              <w:t>None</w:t>
            </w:r>
          </w:p>
        </w:tc>
      </w:tr>
      <w:tr w:rsidR="00E90567" w:rsidRPr="00FF07DD" w:rsidTr="003049C7">
        <w:trPr>
          <w:trHeight w:val="420"/>
        </w:trPr>
        <w:tc>
          <w:tcPr>
            <w:tcW w:w="9080" w:type="dxa"/>
            <w:gridSpan w:val="5"/>
          </w:tcPr>
          <w:p w:rsidR="00E90567" w:rsidRPr="00FF07DD" w:rsidRDefault="00E90567" w:rsidP="003049C7">
            <w:pPr>
              <w:pStyle w:val="TableHeader"/>
            </w:pPr>
            <w:r>
              <w:t>Basic Flow</w:t>
            </w:r>
          </w:p>
        </w:tc>
      </w:tr>
      <w:tr w:rsidR="00E90567" w:rsidRPr="0089503A" w:rsidTr="003049C7">
        <w:trPr>
          <w:trHeight w:val="420"/>
        </w:trPr>
        <w:tc>
          <w:tcPr>
            <w:tcW w:w="4405" w:type="dxa"/>
            <w:gridSpan w:val="3"/>
          </w:tcPr>
          <w:p w:rsidR="00E90567" w:rsidRPr="0089503A" w:rsidRDefault="00E90567" w:rsidP="003049C7">
            <w:pPr>
              <w:pStyle w:val="TableHeader"/>
            </w:pPr>
            <w:r w:rsidRPr="0089503A">
              <w:t>Actor Action</w:t>
            </w:r>
          </w:p>
        </w:tc>
        <w:tc>
          <w:tcPr>
            <w:tcW w:w="4675" w:type="dxa"/>
            <w:gridSpan w:val="2"/>
          </w:tcPr>
          <w:p w:rsidR="00E90567" w:rsidRPr="0089503A" w:rsidRDefault="00E90567" w:rsidP="003049C7">
            <w:pPr>
              <w:widowControl w:val="0"/>
              <w:jc w:val="center"/>
              <w:rPr>
                <w:b/>
                <w:color w:val="000000" w:themeColor="text1"/>
                <w:szCs w:val="18"/>
              </w:rPr>
            </w:pPr>
            <w:r w:rsidRPr="0089503A">
              <w:rPr>
                <w:b/>
                <w:color w:val="000000" w:themeColor="text1"/>
                <w:szCs w:val="18"/>
              </w:rPr>
              <w:t>System Response</w:t>
            </w:r>
          </w:p>
        </w:tc>
      </w:tr>
      <w:tr w:rsidR="00E90567" w:rsidRPr="00FF07DD" w:rsidTr="003049C7">
        <w:trPr>
          <w:trHeight w:val="420"/>
        </w:trPr>
        <w:tc>
          <w:tcPr>
            <w:tcW w:w="535" w:type="dxa"/>
          </w:tcPr>
          <w:p w:rsidR="00E90567" w:rsidRPr="00FF07DD" w:rsidRDefault="00E90567" w:rsidP="003049C7">
            <w:pPr>
              <w:widowControl w:val="0"/>
              <w:jc w:val="center"/>
              <w:rPr>
                <w:color w:val="000000" w:themeColor="text1"/>
              </w:rPr>
            </w:pPr>
            <w:r w:rsidRPr="00FF07DD">
              <w:rPr>
                <w:color w:val="000000" w:themeColor="text1"/>
              </w:rPr>
              <w:t>1</w:t>
            </w:r>
          </w:p>
        </w:tc>
        <w:tc>
          <w:tcPr>
            <w:tcW w:w="3870" w:type="dxa"/>
            <w:gridSpan w:val="2"/>
          </w:tcPr>
          <w:p w:rsidR="00E90567" w:rsidRPr="00FF07DD" w:rsidRDefault="00003C9B" w:rsidP="003049C7">
            <w:pPr>
              <w:widowControl w:val="0"/>
              <w:rPr>
                <w:color w:val="000000" w:themeColor="text1"/>
              </w:rPr>
            </w:pPr>
            <w:r>
              <w:rPr>
                <w:color w:val="000000" w:themeColor="text1"/>
              </w:rPr>
              <w:t>User Presses display mutators option</w:t>
            </w:r>
          </w:p>
        </w:tc>
        <w:tc>
          <w:tcPr>
            <w:tcW w:w="450" w:type="dxa"/>
          </w:tcPr>
          <w:p w:rsidR="00E90567" w:rsidRPr="00FF07DD" w:rsidRDefault="00E90567" w:rsidP="003049C7">
            <w:pPr>
              <w:widowControl w:val="0"/>
              <w:jc w:val="center"/>
              <w:rPr>
                <w:color w:val="000000" w:themeColor="text1"/>
              </w:rPr>
            </w:pPr>
            <w:r w:rsidRPr="00FF07DD">
              <w:rPr>
                <w:color w:val="000000" w:themeColor="text1"/>
              </w:rPr>
              <w:t>2</w:t>
            </w:r>
          </w:p>
        </w:tc>
        <w:tc>
          <w:tcPr>
            <w:tcW w:w="4225" w:type="dxa"/>
          </w:tcPr>
          <w:p w:rsidR="00E90567" w:rsidRPr="00FF07DD" w:rsidRDefault="00003C9B" w:rsidP="003049C7">
            <w:pPr>
              <w:widowControl w:val="0"/>
              <w:rPr>
                <w:color w:val="000000" w:themeColor="text1"/>
              </w:rPr>
            </w:pPr>
            <w:r>
              <w:rPr>
                <w:color w:val="000000" w:themeColor="text1"/>
              </w:rPr>
              <w:t xml:space="preserve">System displays list </w:t>
            </w:r>
            <w:r w:rsidR="00220743">
              <w:rPr>
                <w:color w:val="000000" w:themeColor="text1"/>
              </w:rPr>
              <w:t>of mutators used during session, along with count, iteration and faults</w:t>
            </w:r>
          </w:p>
        </w:tc>
      </w:tr>
    </w:tbl>
    <w:p w:rsidR="00E90567" w:rsidRPr="00E90567" w:rsidRDefault="00E90567" w:rsidP="00E90567"/>
    <w:p w:rsidR="00220743" w:rsidRDefault="00220743" w:rsidP="002244B0">
      <w:pPr>
        <w:pStyle w:val="Heading2"/>
        <w:rPr>
          <w:color w:val="000000" w:themeColor="text1"/>
        </w:rPr>
      </w:pPr>
      <w:r>
        <w:rPr>
          <w:color w:val="000000" w:themeColor="text1"/>
        </w:rPr>
        <w:t>Display Elements</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220743" w:rsidRPr="00FF07DD" w:rsidTr="003049C7">
        <w:trPr>
          <w:trHeight w:val="420"/>
        </w:trPr>
        <w:tc>
          <w:tcPr>
            <w:tcW w:w="1525" w:type="dxa"/>
            <w:gridSpan w:val="2"/>
          </w:tcPr>
          <w:p w:rsidR="00220743" w:rsidRPr="00FF07DD" w:rsidRDefault="00220743" w:rsidP="003049C7">
            <w:pPr>
              <w:pStyle w:val="TableHeader"/>
            </w:pPr>
            <w:r w:rsidRPr="00FF07DD">
              <w:t>Name</w:t>
            </w:r>
          </w:p>
        </w:tc>
        <w:tc>
          <w:tcPr>
            <w:tcW w:w="7555" w:type="dxa"/>
            <w:gridSpan w:val="3"/>
          </w:tcPr>
          <w:p w:rsidR="00220743" w:rsidRPr="00FF07DD" w:rsidRDefault="00220743" w:rsidP="00220743">
            <w:pPr>
              <w:widowControl w:val="0"/>
              <w:rPr>
                <w:color w:val="000000" w:themeColor="text1"/>
              </w:rPr>
            </w:pPr>
            <w:r>
              <w:rPr>
                <w:color w:val="000000" w:themeColor="text1"/>
              </w:rPr>
              <w:t>Display Elements</w:t>
            </w:r>
          </w:p>
        </w:tc>
      </w:tr>
      <w:tr w:rsidR="00220743" w:rsidRPr="00FF07DD" w:rsidTr="003049C7">
        <w:trPr>
          <w:trHeight w:val="420"/>
        </w:trPr>
        <w:tc>
          <w:tcPr>
            <w:tcW w:w="1525" w:type="dxa"/>
            <w:gridSpan w:val="2"/>
          </w:tcPr>
          <w:p w:rsidR="00220743" w:rsidRPr="00FF07DD" w:rsidRDefault="00220743" w:rsidP="003049C7">
            <w:pPr>
              <w:pStyle w:val="TableHeader"/>
              <w:rPr>
                <w:sz w:val="18"/>
              </w:rPr>
            </w:pPr>
            <w:r w:rsidRPr="0089503A">
              <w:t>Actors</w:t>
            </w:r>
          </w:p>
        </w:tc>
        <w:tc>
          <w:tcPr>
            <w:tcW w:w="7555" w:type="dxa"/>
            <w:gridSpan w:val="3"/>
          </w:tcPr>
          <w:p w:rsidR="00220743" w:rsidRPr="00FF07DD" w:rsidRDefault="00220743" w:rsidP="003049C7">
            <w:pPr>
              <w:widowControl w:val="0"/>
              <w:rPr>
                <w:color w:val="000000" w:themeColor="text1"/>
              </w:rPr>
            </w:pPr>
            <w:r>
              <w:rPr>
                <w:color w:val="000000" w:themeColor="text1"/>
              </w:rPr>
              <w:t>User</w:t>
            </w:r>
          </w:p>
        </w:tc>
      </w:tr>
      <w:tr w:rsidR="00220743" w:rsidRPr="00FF07DD" w:rsidTr="003049C7">
        <w:trPr>
          <w:trHeight w:val="420"/>
        </w:trPr>
        <w:tc>
          <w:tcPr>
            <w:tcW w:w="1525" w:type="dxa"/>
            <w:gridSpan w:val="2"/>
          </w:tcPr>
          <w:p w:rsidR="00220743" w:rsidRPr="00FF07DD" w:rsidRDefault="00220743" w:rsidP="003049C7">
            <w:pPr>
              <w:pStyle w:val="TableHeader"/>
              <w:rPr>
                <w:sz w:val="18"/>
              </w:rPr>
            </w:pPr>
            <w:r w:rsidRPr="0089503A">
              <w:t>Summary</w:t>
            </w:r>
          </w:p>
        </w:tc>
        <w:tc>
          <w:tcPr>
            <w:tcW w:w="7555" w:type="dxa"/>
            <w:gridSpan w:val="3"/>
          </w:tcPr>
          <w:p w:rsidR="00220743" w:rsidRPr="00FF07DD" w:rsidRDefault="00220743" w:rsidP="00220743">
            <w:pPr>
              <w:widowControl w:val="0"/>
              <w:rPr>
                <w:color w:val="000000" w:themeColor="text1"/>
              </w:rPr>
            </w:pPr>
            <w:r w:rsidRPr="00FF07DD">
              <w:rPr>
                <w:color w:val="000000" w:themeColor="text1"/>
              </w:rPr>
              <w:t xml:space="preserve">The </w:t>
            </w:r>
            <w:r>
              <w:rPr>
                <w:color w:val="000000" w:themeColor="text1"/>
              </w:rPr>
              <w:t>system should display the Elements that caused crashes.</w:t>
            </w:r>
          </w:p>
        </w:tc>
      </w:tr>
      <w:tr w:rsidR="00220743" w:rsidRPr="00FF07DD" w:rsidTr="003049C7">
        <w:trPr>
          <w:trHeight w:val="420"/>
        </w:trPr>
        <w:tc>
          <w:tcPr>
            <w:tcW w:w="1525" w:type="dxa"/>
            <w:gridSpan w:val="2"/>
          </w:tcPr>
          <w:p w:rsidR="00220743" w:rsidRPr="00FF07DD" w:rsidRDefault="00220743" w:rsidP="003049C7">
            <w:pPr>
              <w:pStyle w:val="TableHeader"/>
              <w:rPr>
                <w:sz w:val="18"/>
              </w:rPr>
            </w:pPr>
            <w:r w:rsidRPr="0089503A">
              <w:t>Pre-Conditions</w:t>
            </w:r>
          </w:p>
        </w:tc>
        <w:tc>
          <w:tcPr>
            <w:tcW w:w="7555" w:type="dxa"/>
            <w:gridSpan w:val="3"/>
          </w:tcPr>
          <w:p w:rsidR="00220743" w:rsidRPr="00FF07DD" w:rsidRDefault="00220743" w:rsidP="003049C7">
            <w:pPr>
              <w:widowControl w:val="0"/>
              <w:rPr>
                <w:color w:val="000000" w:themeColor="text1"/>
              </w:rPr>
            </w:pPr>
            <w:r>
              <w:rPr>
                <w:color w:val="000000" w:themeColor="text1"/>
              </w:rPr>
              <w:t>The user must have done Fuzzing at least once</w:t>
            </w:r>
          </w:p>
        </w:tc>
      </w:tr>
      <w:tr w:rsidR="00220743" w:rsidRPr="00FF07DD" w:rsidTr="003049C7">
        <w:trPr>
          <w:trHeight w:val="420"/>
        </w:trPr>
        <w:tc>
          <w:tcPr>
            <w:tcW w:w="1525" w:type="dxa"/>
            <w:gridSpan w:val="2"/>
          </w:tcPr>
          <w:p w:rsidR="00220743" w:rsidRPr="00FF07DD" w:rsidRDefault="00220743" w:rsidP="003049C7">
            <w:pPr>
              <w:pStyle w:val="TableHeader"/>
              <w:rPr>
                <w:sz w:val="18"/>
              </w:rPr>
            </w:pPr>
            <w:r w:rsidRPr="0089503A">
              <w:lastRenderedPageBreak/>
              <w:t>Post-Conditions</w:t>
            </w:r>
          </w:p>
        </w:tc>
        <w:tc>
          <w:tcPr>
            <w:tcW w:w="7555" w:type="dxa"/>
            <w:gridSpan w:val="3"/>
          </w:tcPr>
          <w:p w:rsidR="00220743" w:rsidRPr="00FF07DD" w:rsidRDefault="00220743" w:rsidP="003049C7">
            <w:pPr>
              <w:widowControl w:val="0"/>
              <w:rPr>
                <w:color w:val="000000" w:themeColor="text1"/>
              </w:rPr>
            </w:pPr>
            <w:r>
              <w:rPr>
                <w:color w:val="000000" w:themeColor="text1"/>
              </w:rPr>
              <w:t>The user is displayed mutators used in that session</w:t>
            </w:r>
            <w:r w:rsidRPr="00FF07DD">
              <w:rPr>
                <w:color w:val="000000" w:themeColor="text1"/>
              </w:rPr>
              <w:t>.</w:t>
            </w:r>
          </w:p>
        </w:tc>
      </w:tr>
      <w:tr w:rsidR="00220743" w:rsidRPr="00FF07DD" w:rsidTr="003049C7">
        <w:trPr>
          <w:trHeight w:val="420"/>
        </w:trPr>
        <w:tc>
          <w:tcPr>
            <w:tcW w:w="1525" w:type="dxa"/>
            <w:gridSpan w:val="2"/>
          </w:tcPr>
          <w:p w:rsidR="00220743" w:rsidRPr="0089503A" w:rsidRDefault="00220743" w:rsidP="003049C7">
            <w:pPr>
              <w:pStyle w:val="TableHeader"/>
            </w:pPr>
            <w:r>
              <w:t>Special Requirements</w:t>
            </w:r>
          </w:p>
        </w:tc>
        <w:tc>
          <w:tcPr>
            <w:tcW w:w="7555" w:type="dxa"/>
            <w:gridSpan w:val="3"/>
          </w:tcPr>
          <w:p w:rsidR="00220743" w:rsidRPr="00FF07DD" w:rsidRDefault="00220743" w:rsidP="003049C7">
            <w:pPr>
              <w:widowControl w:val="0"/>
              <w:rPr>
                <w:color w:val="000000" w:themeColor="text1"/>
              </w:rPr>
            </w:pPr>
            <w:r>
              <w:rPr>
                <w:color w:val="000000" w:themeColor="text1"/>
              </w:rPr>
              <w:t>None</w:t>
            </w:r>
          </w:p>
        </w:tc>
      </w:tr>
      <w:tr w:rsidR="00220743" w:rsidRPr="00FF07DD" w:rsidTr="003049C7">
        <w:trPr>
          <w:trHeight w:val="420"/>
        </w:trPr>
        <w:tc>
          <w:tcPr>
            <w:tcW w:w="9080" w:type="dxa"/>
            <w:gridSpan w:val="5"/>
          </w:tcPr>
          <w:p w:rsidR="00220743" w:rsidRPr="00FF07DD" w:rsidRDefault="00220743" w:rsidP="003049C7">
            <w:pPr>
              <w:pStyle w:val="TableHeader"/>
            </w:pPr>
            <w:r>
              <w:t>Basic Flow</w:t>
            </w:r>
          </w:p>
        </w:tc>
      </w:tr>
      <w:tr w:rsidR="00220743" w:rsidRPr="0089503A" w:rsidTr="003049C7">
        <w:trPr>
          <w:trHeight w:val="420"/>
        </w:trPr>
        <w:tc>
          <w:tcPr>
            <w:tcW w:w="4405" w:type="dxa"/>
            <w:gridSpan w:val="3"/>
          </w:tcPr>
          <w:p w:rsidR="00220743" w:rsidRPr="0089503A" w:rsidRDefault="00220743" w:rsidP="003049C7">
            <w:pPr>
              <w:pStyle w:val="TableHeader"/>
            </w:pPr>
            <w:r w:rsidRPr="0089503A">
              <w:t>Actor Action</w:t>
            </w:r>
          </w:p>
        </w:tc>
        <w:tc>
          <w:tcPr>
            <w:tcW w:w="4675" w:type="dxa"/>
            <w:gridSpan w:val="2"/>
          </w:tcPr>
          <w:p w:rsidR="00220743" w:rsidRPr="0089503A" w:rsidRDefault="00220743" w:rsidP="003049C7">
            <w:pPr>
              <w:widowControl w:val="0"/>
              <w:jc w:val="center"/>
              <w:rPr>
                <w:b/>
                <w:color w:val="000000" w:themeColor="text1"/>
                <w:szCs w:val="18"/>
              </w:rPr>
            </w:pPr>
            <w:r w:rsidRPr="0089503A">
              <w:rPr>
                <w:b/>
                <w:color w:val="000000" w:themeColor="text1"/>
                <w:szCs w:val="18"/>
              </w:rPr>
              <w:t>System Response</w:t>
            </w:r>
          </w:p>
        </w:tc>
      </w:tr>
      <w:tr w:rsidR="00220743" w:rsidRPr="00FF07DD" w:rsidTr="003049C7">
        <w:trPr>
          <w:trHeight w:val="420"/>
        </w:trPr>
        <w:tc>
          <w:tcPr>
            <w:tcW w:w="535" w:type="dxa"/>
          </w:tcPr>
          <w:p w:rsidR="00220743" w:rsidRPr="00FF07DD" w:rsidRDefault="00220743" w:rsidP="003049C7">
            <w:pPr>
              <w:widowControl w:val="0"/>
              <w:jc w:val="center"/>
              <w:rPr>
                <w:color w:val="000000" w:themeColor="text1"/>
              </w:rPr>
            </w:pPr>
            <w:r w:rsidRPr="00FF07DD">
              <w:rPr>
                <w:color w:val="000000" w:themeColor="text1"/>
              </w:rPr>
              <w:t>1</w:t>
            </w:r>
          </w:p>
        </w:tc>
        <w:tc>
          <w:tcPr>
            <w:tcW w:w="3870" w:type="dxa"/>
            <w:gridSpan w:val="2"/>
          </w:tcPr>
          <w:p w:rsidR="00220743" w:rsidRPr="00FF07DD" w:rsidRDefault="00220743" w:rsidP="00220743">
            <w:pPr>
              <w:widowControl w:val="0"/>
              <w:rPr>
                <w:color w:val="000000" w:themeColor="text1"/>
              </w:rPr>
            </w:pPr>
            <w:r>
              <w:rPr>
                <w:color w:val="000000" w:themeColor="text1"/>
              </w:rPr>
              <w:t>User Presses display Elements option</w:t>
            </w:r>
          </w:p>
        </w:tc>
        <w:tc>
          <w:tcPr>
            <w:tcW w:w="450" w:type="dxa"/>
          </w:tcPr>
          <w:p w:rsidR="00220743" w:rsidRPr="00FF07DD" w:rsidRDefault="00220743" w:rsidP="003049C7">
            <w:pPr>
              <w:widowControl w:val="0"/>
              <w:jc w:val="center"/>
              <w:rPr>
                <w:color w:val="000000" w:themeColor="text1"/>
              </w:rPr>
            </w:pPr>
            <w:r w:rsidRPr="00FF07DD">
              <w:rPr>
                <w:color w:val="000000" w:themeColor="text1"/>
              </w:rPr>
              <w:t>2</w:t>
            </w:r>
          </w:p>
        </w:tc>
        <w:tc>
          <w:tcPr>
            <w:tcW w:w="4225" w:type="dxa"/>
          </w:tcPr>
          <w:p w:rsidR="00220743" w:rsidRPr="00FF07DD" w:rsidRDefault="00220743" w:rsidP="00220743">
            <w:pPr>
              <w:widowControl w:val="0"/>
              <w:rPr>
                <w:color w:val="000000" w:themeColor="text1"/>
              </w:rPr>
            </w:pPr>
            <w:r>
              <w:rPr>
                <w:color w:val="000000" w:themeColor="text1"/>
              </w:rPr>
              <w:t>System displays list of Elements response, parameters, iteration and faults.</w:t>
            </w:r>
          </w:p>
        </w:tc>
      </w:tr>
    </w:tbl>
    <w:p w:rsidR="00220743" w:rsidRPr="00220743" w:rsidRDefault="00220743" w:rsidP="00220743"/>
    <w:p w:rsidR="00505EFE" w:rsidRPr="00505EFE" w:rsidRDefault="00505EFE" w:rsidP="002244B0">
      <w:pPr>
        <w:pStyle w:val="Heading2"/>
        <w:rPr>
          <w:color w:val="000000" w:themeColor="text1"/>
        </w:rPr>
      </w:pPr>
      <w:r>
        <w:rPr>
          <w:rFonts w:ascii="Times New Roman" w:hAnsi="Times New Roman" w:cs="Times New Roman"/>
        </w:rPr>
        <w:t>Login</w:t>
      </w:r>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505EFE" w:rsidRPr="00FF07DD" w:rsidTr="002244B0">
        <w:trPr>
          <w:trHeight w:val="420"/>
        </w:trPr>
        <w:tc>
          <w:tcPr>
            <w:tcW w:w="1525" w:type="dxa"/>
            <w:gridSpan w:val="2"/>
          </w:tcPr>
          <w:p w:rsidR="00505EFE" w:rsidRPr="00FF07DD" w:rsidRDefault="00505EFE" w:rsidP="002244B0">
            <w:pPr>
              <w:pStyle w:val="TableHeader"/>
            </w:pPr>
            <w:r w:rsidRPr="00FF07DD">
              <w:t>Name</w:t>
            </w:r>
          </w:p>
        </w:tc>
        <w:tc>
          <w:tcPr>
            <w:tcW w:w="7555" w:type="dxa"/>
            <w:gridSpan w:val="3"/>
          </w:tcPr>
          <w:p w:rsidR="00505EFE" w:rsidRPr="00FF07DD" w:rsidRDefault="00505EFE" w:rsidP="002244B0">
            <w:pPr>
              <w:widowControl w:val="0"/>
              <w:rPr>
                <w:color w:val="000000" w:themeColor="text1"/>
              </w:rPr>
            </w:pPr>
            <w:r>
              <w:rPr>
                <w:color w:val="000000" w:themeColor="text1"/>
              </w:rPr>
              <w:t>Login</w:t>
            </w:r>
          </w:p>
        </w:tc>
      </w:tr>
      <w:tr w:rsidR="00505EFE" w:rsidRPr="00FF07DD" w:rsidTr="002244B0">
        <w:trPr>
          <w:trHeight w:val="420"/>
        </w:trPr>
        <w:tc>
          <w:tcPr>
            <w:tcW w:w="1525" w:type="dxa"/>
            <w:gridSpan w:val="2"/>
          </w:tcPr>
          <w:p w:rsidR="00505EFE" w:rsidRPr="00FF07DD" w:rsidRDefault="00505EFE" w:rsidP="002244B0">
            <w:pPr>
              <w:pStyle w:val="TableHeader"/>
              <w:rPr>
                <w:sz w:val="18"/>
              </w:rPr>
            </w:pPr>
            <w:r w:rsidRPr="0089503A">
              <w:t>Actors</w:t>
            </w:r>
          </w:p>
        </w:tc>
        <w:tc>
          <w:tcPr>
            <w:tcW w:w="7555" w:type="dxa"/>
            <w:gridSpan w:val="3"/>
          </w:tcPr>
          <w:p w:rsidR="00505EFE" w:rsidRPr="00FF07DD" w:rsidRDefault="00505EFE" w:rsidP="002244B0">
            <w:pPr>
              <w:widowControl w:val="0"/>
              <w:rPr>
                <w:color w:val="000000" w:themeColor="text1"/>
              </w:rPr>
            </w:pPr>
            <w:r>
              <w:rPr>
                <w:color w:val="000000" w:themeColor="text1"/>
              </w:rPr>
              <w:t>User</w:t>
            </w:r>
          </w:p>
        </w:tc>
      </w:tr>
      <w:tr w:rsidR="00505EFE" w:rsidRPr="00FF07DD" w:rsidTr="002244B0">
        <w:trPr>
          <w:trHeight w:val="420"/>
        </w:trPr>
        <w:tc>
          <w:tcPr>
            <w:tcW w:w="1525" w:type="dxa"/>
            <w:gridSpan w:val="2"/>
          </w:tcPr>
          <w:p w:rsidR="00505EFE" w:rsidRPr="00FF07DD" w:rsidRDefault="00505EFE" w:rsidP="002244B0">
            <w:pPr>
              <w:pStyle w:val="TableHeader"/>
              <w:rPr>
                <w:sz w:val="18"/>
              </w:rPr>
            </w:pPr>
            <w:r w:rsidRPr="0089503A">
              <w:t>Summary</w:t>
            </w:r>
          </w:p>
        </w:tc>
        <w:tc>
          <w:tcPr>
            <w:tcW w:w="7555" w:type="dxa"/>
            <w:gridSpan w:val="3"/>
          </w:tcPr>
          <w:p w:rsidR="00505EFE" w:rsidRPr="00FF07DD" w:rsidRDefault="00505EFE" w:rsidP="002244B0">
            <w:pPr>
              <w:widowControl w:val="0"/>
              <w:rPr>
                <w:color w:val="000000" w:themeColor="text1"/>
              </w:rPr>
            </w:pPr>
            <w:r w:rsidRPr="00FF07DD">
              <w:rPr>
                <w:color w:val="000000" w:themeColor="text1"/>
              </w:rPr>
              <w:t>The user shall provide their email and password on the login form and after successful verification, redirect the user to the home page.</w:t>
            </w:r>
          </w:p>
        </w:tc>
      </w:tr>
      <w:tr w:rsidR="00505EFE" w:rsidRPr="00FF07DD" w:rsidTr="002244B0">
        <w:trPr>
          <w:trHeight w:val="420"/>
        </w:trPr>
        <w:tc>
          <w:tcPr>
            <w:tcW w:w="1525" w:type="dxa"/>
            <w:gridSpan w:val="2"/>
          </w:tcPr>
          <w:p w:rsidR="00505EFE" w:rsidRPr="00FF07DD" w:rsidRDefault="00505EFE" w:rsidP="002244B0">
            <w:pPr>
              <w:pStyle w:val="TableHeader"/>
              <w:rPr>
                <w:sz w:val="18"/>
              </w:rPr>
            </w:pPr>
            <w:r w:rsidRPr="0089503A">
              <w:t>Pre-Conditions</w:t>
            </w:r>
          </w:p>
        </w:tc>
        <w:tc>
          <w:tcPr>
            <w:tcW w:w="7555" w:type="dxa"/>
            <w:gridSpan w:val="3"/>
          </w:tcPr>
          <w:p w:rsidR="00505EFE" w:rsidRPr="00FF07DD" w:rsidRDefault="00505EFE" w:rsidP="002244B0">
            <w:pPr>
              <w:widowControl w:val="0"/>
              <w:rPr>
                <w:color w:val="000000" w:themeColor="text1"/>
              </w:rPr>
            </w:pPr>
            <w:r w:rsidRPr="00FF07DD">
              <w:rPr>
                <w:color w:val="000000" w:themeColor="text1"/>
              </w:rPr>
              <w:t>The user must be in the database records either added by any of the authorized users or added manually by a developer.</w:t>
            </w:r>
          </w:p>
          <w:p w:rsidR="00505EFE" w:rsidRPr="00FF07DD" w:rsidRDefault="00505EFE" w:rsidP="002244B0">
            <w:pPr>
              <w:widowControl w:val="0"/>
              <w:rPr>
                <w:color w:val="000000" w:themeColor="text1"/>
              </w:rPr>
            </w:pPr>
            <w:r w:rsidRPr="00FF07DD">
              <w:rPr>
                <w:color w:val="000000" w:themeColor="text1"/>
              </w:rPr>
              <w:t>The user must not already be logged in.</w:t>
            </w:r>
          </w:p>
        </w:tc>
      </w:tr>
      <w:tr w:rsidR="00505EFE" w:rsidRPr="00FF07DD" w:rsidTr="002244B0">
        <w:trPr>
          <w:trHeight w:val="420"/>
        </w:trPr>
        <w:tc>
          <w:tcPr>
            <w:tcW w:w="1525" w:type="dxa"/>
            <w:gridSpan w:val="2"/>
          </w:tcPr>
          <w:p w:rsidR="00505EFE" w:rsidRPr="00FF07DD" w:rsidRDefault="00505EFE" w:rsidP="002244B0">
            <w:pPr>
              <w:pStyle w:val="TableHeader"/>
              <w:rPr>
                <w:sz w:val="18"/>
              </w:rPr>
            </w:pPr>
            <w:r w:rsidRPr="0089503A">
              <w:t>Post-Conditions</w:t>
            </w:r>
          </w:p>
        </w:tc>
        <w:tc>
          <w:tcPr>
            <w:tcW w:w="7555" w:type="dxa"/>
            <w:gridSpan w:val="3"/>
          </w:tcPr>
          <w:p w:rsidR="00505EFE" w:rsidRPr="00FF07DD" w:rsidRDefault="00505EFE" w:rsidP="002244B0">
            <w:pPr>
              <w:widowControl w:val="0"/>
              <w:rPr>
                <w:color w:val="000000" w:themeColor="text1"/>
              </w:rPr>
            </w:pPr>
            <w:r w:rsidRPr="00FF07DD">
              <w:rPr>
                <w:color w:val="000000" w:themeColor="text1"/>
              </w:rPr>
              <w:t>The user’s session is successfully established and shall be redirected to the home page.</w:t>
            </w:r>
          </w:p>
        </w:tc>
      </w:tr>
      <w:tr w:rsidR="00505EFE" w:rsidRPr="00FF07DD" w:rsidTr="002244B0">
        <w:trPr>
          <w:trHeight w:val="420"/>
        </w:trPr>
        <w:tc>
          <w:tcPr>
            <w:tcW w:w="1525" w:type="dxa"/>
            <w:gridSpan w:val="2"/>
          </w:tcPr>
          <w:p w:rsidR="00505EFE" w:rsidRPr="0089503A" w:rsidRDefault="00505EFE" w:rsidP="002244B0">
            <w:pPr>
              <w:pStyle w:val="TableHeader"/>
            </w:pPr>
            <w:r>
              <w:t>Special Requirements</w:t>
            </w:r>
          </w:p>
        </w:tc>
        <w:tc>
          <w:tcPr>
            <w:tcW w:w="7555" w:type="dxa"/>
            <w:gridSpan w:val="3"/>
          </w:tcPr>
          <w:p w:rsidR="00505EFE" w:rsidRPr="00FF07DD" w:rsidRDefault="00505EFE" w:rsidP="002244B0">
            <w:pPr>
              <w:widowControl w:val="0"/>
              <w:rPr>
                <w:color w:val="000000" w:themeColor="text1"/>
              </w:rPr>
            </w:pPr>
            <w:r>
              <w:rPr>
                <w:color w:val="000000" w:themeColor="text1"/>
              </w:rPr>
              <w:t>None</w:t>
            </w:r>
          </w:p>
        </w:tc>
      </w:tr>
      <w:tr w:rsidR="00505EFE" w:rsidRPr="00FF07DD" w:rsidTr="002244B0">
        <w:trPr>
          <w:trHeight w:val="420"/>
        </w:trPr>
        <w:tc>
          <w:tcPr>
            <w:tcW w:w="9080" w:type="dxa"/>
            <w:gridSpan w:val="5"/>
          </w:tcPr>
          <w:p w:rsidR="00505EFE" w:rsidRPr="00FF07DD" w:rsidRDefault="00505EFE" w:rsidP="002244B0">
            <w:pPr>
              <w:pStyle w:val="TableHeader"/>
            </w:pPr>
            <w:r>
              <w:t>Basic Flow</w:t>
            </w:r>
          </w:p>
        </w:tc>
      </w:tr>
      <w:tr w:rsidR="00505EFE" w:rsidRPr="00FF07DD" w:rsidTr="002244B0">
        <w:trPr>
          <w:trHeight w:val="420"/>
        </w:trPr>
        <w:tc>
          <w:tcPr>
            <w:tcW w:w="4405" w:type="dxa"/>
            <w:gridSpan w:val="3"/>
          </w:tcPr>
          <w:p w:rsidR="00505EFE" w:rsidRPr="0089503A" w:rsidRDefault="00505EFE" w:rsidP="002244B0">
            <w:pPr>
              <w:pStyle w:val="TableHeader"/>
            </w:pPr>
            <w:r w:rsidRPr="0089503A">
              <w:t>Actor Action</w:t>
            </w:r>
          </w:p>
        </w:tc>
        <w:tc>
          <w:tcPr>
            <w:tcW w:w="4675" w:type="dxa"/>
            <w:gridSpan w:val="2"/>
          </w:tcPr>
          <w:p w:rsidR="00505EFE" w:rsidRPr="0089503A" w:rsidRDefault="00505EFE" w:rsidP="002244B0">
            <w:pPr>
              <w:widowControl w:val="0"/>
              <w:jc w:val="center"/>
              <w:rPr>
                <w:b/>
                <w:color w:val="000000" w:themeColor="text1"/>
                <w:szCs w:val="18"/>
              </w:rPr>
            </w:pPr>
            <w:r w:rsidRPr="0089503A">
              <w:rPr>
                <w:b/>
                <w:color w:val="000000" w:themeColor="text1"/>
                <w:szCs w:val="18"/>
              </w:rPr>
              <w:t>System Response</w:t>
            </w:r>
          </w:p>
        </w:tc>
      </w:tr>
      <w:tr w:rsidR="00505EFE" w:rsidRPr="00FF07DD" w:rsidTr="002244B0">
        <w:trPr>
          <w:trHeight w:val="420"/>
        </w:trPr>
        <w:tc>
          <w:tcPr>
            <w:tcW w:w="535" w:type="dxa"/>
          </w:tcPr>
          <w:p w:rsidR="00505EFE" w:rsidRPr="00FF07DD" w:rsidRDefault="00505EFE" w:rsidP="002244B0">
            <w:pPr>
              <w:widowControl w:val="0"/>
              <w:jc w:val="center"/>
              <w:rPr>
                <w:color w:val="000000" w:themeColor="text1"/>
              </w:rPr>
            </w:pPr>
            <w:r w:rsidRPr="00FF07DD">
              <w:rPr>
                <w:color w:val="000000" w:themeColor="text1"/>
              </w:rPr>
              <w:t>1</w:t>
            </w:r>
          </w:p>
        </w:tc>
        <w:tc>
          <w:tcPr>
            <w:tcW w:w="3870" w:type="dxa"/>
            <w:gridSpan w:val="2"/>
          </w:tcPr>
          <w:p w:rsidR="00505EFE" w:rsidRPr="00FF07DD" w:rsidRDefault="00505EFE" w:rsidP="002244B0">
            <w:pPr>
              <w:widowControl w:val="0"/>
              <w:rPr>
                <w:color w:val="000000" w:themeColor="text1"/>
              </w:rPr>
            </w:pPr>
            <w:r w:rsidRPr="00FF07DD">
              <w:rPr>
                <w:color w:val="000000" w:themeColor="text1"/>
              </w:rPr>
              <w:t>The user opens the login page.</w:t>
            </w:r>
          </w:p>
        </w:tc>
        <w:tc>
          <w:tcPr>
            <w:tcW w:w="450" w:type="dxa"/>
          </w:tcPr>
          <w:p w:rsidR="00505EFE" w:rsidRPr="00FF07DD" w:rsidRDefault="00505EFE" w:rsidP="002244B0">
            <w:pPr>
              <w:widowControl w:val="0"/>
              <w:jc w:val="center"/>
              <w:rPr>
                <w:color w:val="000000" w:themeColor="text1"/>
              </w:rPr>
            </w:pPr>
            <w:r w:rsidRPr="00FF07DD">
              <w:rPr>
                <w:color w:val="000000" w:themeColor="text1"/>
              </w:rPr>
              <w:t>2</w:t>
            </w:r>
          </w:p>
        </w:tc>
        <w:tc>
          <w:tcPr>
            <w:tcW w:w="4225" w:type="dxa"/>
          </w:tcPr>
          <w:p w:rsidR="00505EFE" w:rsidRPr="00FF07DD" w:rsidRDefault="00505EFE" w:rsidP="002244B0">
            <w:pPr>
              <w:widowControl w:val="0"/>
              <w:rPr>
                <w:color w:val="000000" w:themeColor="text1"/>
              </w:rPr>
            </w:pPr>
            <w:r w:rsidRPr="00FF07DD">
              <w:rPr>
                <w:color w:val="000000" w:themeColor="text1"/>
              </w:rPr>
              <w:t>The login page is displayed asking for email and password.</w:t>
            </w:r>
          </w:p>
        </w:tc>
      </w:tr>
      <w:tr w:rsidR="00505EFE" w:rsidRPr="00FF07DD" w:rsidTr="002244B0">
        <w:trPr>
          <w:trHeight w:val="420"/>
        </w:trPr>
        <w:tc>
          <w:tcPr>
            <w:tcW w:w="535" w:type="dxa"/>
          </w:tcPr>
          <w:p w:rsidR="00505EFE" w:rsidRPr="00FF07DD" w:rsidRDefault="00505EFE" w:rsidP="002244B0">
            <w:pPr>
              <w:widowControl w:val="0"/>
              <w:jc w:val="center"/>
              <w:rPr>
                <w:color w:val="000000" w:themeColor="text1"/>
              </w:rPr>
            </w:pPr>
            <w:r w:rsidRPr="00FF07DD">
              <w:rPr>
                <w:color w:val="000000" w:themeColor="text1"/>
              </w:rPr>
              <w:t>3</w:t>
            </w:r>
          </w:p>
        </w:tc>
        <w:tc>
          <w:tcPr>
            <w:tcW w:w="3870" w:type="dxa"/>
            <w:gridSpan w:val="2"/>
          </w:tcPr>
          <w:p w:rsidR="00505EFE" w:rsidRPr="00FF07DD" w:rsidRDefault="00505EFE" w:rsidP="002244B0">
            <w:pPr>
              <w:widowControl w:val="0"/>
              <w:rPr>
                <w:color w:val="000000" w:themeColor="text1"/>
              </w:rPr>
            </w:pPr>
            <w:r w:rsidRPr="00FF07DD">
              <w:rPr>
                <w:color w:val="000000" w:themeColor="text1"/>
              </w:rPr>
              <w:t>The user enters valid email and password.</w:t>
            </w:r>
          </w:p>
        </w:tc>
        <w:tc>
          <w:tcPr>
            <w:tcW w:w="450" w:type="dxa"/>
          </w:tcPr>
          <w:p w:rsidR="00505EFE" w:rsidRPr="00FF07DD" w:rsidRDefault="00505EFE" w:rsidP="002244B0">
            <w:pPr>
              <w:widowControl w:val="0"/>
              <w:jc w:val="center"/>
              <w:rPr>
                <w:color w:val="000000" w:themeColor="text1"/>
              </w:rPr>
            </w:pPr>
            <w:r w:rsidRPr="00FF07DD">
              <w:rPr>
                <w:color w:val="000000" w:themeColor="text1"/>
              </w:rPr>
              <w:t>4</w:t>
            </w:r>
          </w:p>
        </w:tc>
        <w:tc>
          <w:tcPr>
            <w:tcW w:w="4225" w:type="dxa"/>
          </w:tcPr>
          <w:p w:rsidR="00505EFE" w:rsidRPr="00FF07DD" w:rsidRDefault="00505EFE" w:rsidP="002244B0">
            <w:pPr>
              <w:widowControl w:val="0"/>
              <w:rPr>
                <w:color w:val="000000" w:themeColor="text1"/>
              </w:rPr>
            </w:pPr>
            <w:r w:rsidRPr="00FF07DD">
              <w:rPr>
                <w:color w:val="000000" w:themeColor="text1"/>
              </w:rPr>
              <w:t>The system verifies the email and password, establishes a session for the user and redirects the user to the home page.</w:t>
            </w:r>
          </w:p>
        </w:tc>
      </w:tr>
      <w:tr w:rsidR="00505EFE" w:rsidRPr="00FF07DD" w:rsidTr="002244B0">
        <w:trPr>
          <w:trHeight w:val="420"/>
        </w:trPr>
        <w:tc>
          <w:tcPr>
            <w:tcW w:w="9080" w:type="dxa"/>
            <w:gridSpan w:val="5"/>
          </w:tcPr>
          <w:p w:rsidR="00505EFE" w:rsidRPr="00FF07DD" w:rsidRDefault="00505EFE" w:rsidP="002244B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505EFE" w:rsidRPr="00FF07DD" w:rsidTr="002244B0">
        <w:trPr>
          <w:trHeight w:val="420"/>
        </w:trPr>
        <w:tc>
          <w:tcPr>
            <w:tcW w:w="535" w:type="dxa"/>
          </w:tcPr>
          <w:p w:rsidR="00505EFE" w:rsidRPr="00FF07DD" w:rsidRDefault="00505EFE" w:rsidP="002244B0">
            <w:pPr>
              <w:widowControl w:val="0"/>
              <w:jc w:val="center"/>
              <w:rPr>
                <w:color w:val="000000" w:themeColor="text1"/>
              </w:rPr>
            </w:pPr>
            <w:r w:rsidRPr="00FF07DD">
              <w:rPr>
                <w:color w:val="000000" w:themeColor="text1"/>
              </w:rPr>
              <w:t>3</w:t>
            </w:r>
          </w:p>
        </w:tc>
        <w:tc>
          <w:tcPr>
            <w:tcW w:w="3870" w:type="dxa"/>
            <w:gridSpan w:val="2"/>
          </w:tcPr>
          <w:p w:rsidR="00505EFE" w:rsidRPr="00FF07DD" w:rsidRDefault="00505EFE" w:rsidP="002244B0">
            <w:pPr>
              <w:widowControl w:val="0"/>
              <w:rPr>
                <w:color w:val="000000" w:themeColor="text1"/>
              </w:rPr>
            </w:pPr>
            <w:r w:rsidRPr="00FF07DD">
              <w:rPr>
                <w:color w:val="000000" w:themeColor="text1"/>
              </w:rPr>
              <w:t>The user enters invalid email or password.</w:t>
            </w:r>
          </w:p>
        </w:tc>
        <w:tc>
          <w:tcPr>
            <w:tcW w:w="450" w:type="dxa"/>
          </w:tcPr>
          <w:p w:rsidR="00505EFE" w:rsidRPr="00FF07DD" w:rsidRDefault="00505EFE" w:rsidP="002244B0">
            <w:pPr>
              <w:widowControl w:val="0"/>
              <w:jc w:val="center"/>
              <w:rPr>
                <w:b/>
                <w:color w:val="000000" w:themeColor="text1"/>
              </w:rPr>
            </w:pPr>
            <w:r w:rsidRPr="00FD1CBA">
              <w:rPr>
                <w:color w:val="000000" w:themeColor="text1"/>
              </w:rPr>
              <w:t>4-A</w:t>
            </w:r>
          </w:p>
        </w:tc>
        <w:tc>
          <w:tcPr>
            <w:tcW w:w="4225" w:type="dxa"/>
          </w:tcPr>
          <w:p w:rsidR="00505EFE" w:rsidRPr="00FF07DD" w:rsidRDefault="00505EFE" w:rsidP="002244B0">
            <w:pPr>
              <w:keepNext/>
              <w:widowControl w:val="0"/>
              <w:rPr>
                <w:i/>
                <w:color w:val="000000" w:themeColor="text1"/>
              </w:rPr>
            </w:pPr>
            <w:r w:rsidRPr="00FF07DD">
              <w:rPr>
                <w:color w:val="000000" w:themeColor="text1"/>
              </w:rPr>
              <w:t xml:space="preserve">The system responds with an error message: </w:t>
            </w:r>
            <w:r w:rsidRPr="00FF07DD">
              <w:rPr>
                <w:i/>
                <w:color w:val="000000" w:themeColor="text1"/>
              </w:rPr>
              <w:t>Incorrect email or password entered.</w:t>
            </w:r>
          </w:p>
        </w:tc>
      </w:tr>
    </w:tbl>
    <w:p w:rsidR="00F320CD" w:rsidRDefault="00F320CD" w:rsidP="001D7AAE">
      <w:pPr>
        <w:pStyle w:val="BodyText"/>
        <w:sectPr w:rsidR="00F320CD" w:rsidSect="003D48EB">
          <w:pgSz w:w="11909" w:h="16834" w:code="9"/>
          <w:pgMar w:top="1440" w:right="1440" w:bottom="1440" w:left="1440" w:header="720" w:footer="720" w:gutter="0"/>
          <w:cols w:space="720"/>
          <w:docGrid w:linePitch="360"/>
        </w:sectPr>
      </w:pPr>
    </w:p>
    <w:p w:rsidR="004E5FC8" w:rsidRDefault="004E5FC8">
      <w:pPr>
        <w:pStyle w:val="Heading1"/>
      </w:pPr>
      <w:bookmarkStart w:id="65" w:name="_Toc19544173"/>
      <w:bookmarkStart w:id="66" w:name="_Toc19544217"/>
      <w:bookmarkStart w:id="67" w:name="_Toc23336604"/>
      <w:r w:rsidRPr="008B57AF">
        <w:lastRenderedPageBreak/>
        <w:t>Graphical User Interfaces</w:t>
      </w:r>
      <w:bookmarkEnd w:id="61"/>
      <w:bookmarkEnd w:id="65"/>
      <w:bookmarkEnd w:id="66"/>
      <w:bookmarkEnd w:id="67"/>
    </w:p>
    <w:p w:rsidR="0055715A" w:rsidRPr="0055715A" w:rsidRDefault="0055715A" w:rsidP="0055715A">
      <w:pPr>
        <w:jc w:val="center"/>
        <w:rPr>
          <w:b/>
        </w:rPr>
      </w:pPr>
      <w:r w:rsidRPr="0055715A">
        <w:rPr>
          <w:b/>
        </w:rPr>
        <w:t>Figu</w:t>
      </w:r>
      <w:r>
        <w:rPr>
          <w:b/>
        </w:rPr>
        <w:t>r</w:t>
      </w:r>
      <w:r w:rsidRPr="0055715A">
        <w:rPr>
          <w:b/>
        </w:rPr>
        <w:t>e 1</w:t>
      </w:r>
      <w:r>
        <w:rPr>
          <w:b/>
        </w:rPr>
        <w:t xml:space="preserve"> </w:t>
      </w:r>
      <w:del w:id="68" w:author="Lenovo" w:date="2020-10-27T10:37:00Z">
        <w:r w:rsidDel="0055715A">
          <w:rPr>
            <w:b/>
          </w:rPr>
          <w:delText>Main Page</w:delText>
        </w:r>
      </w:del>
      <w:ins w:id="69" w:author="Lenovo" w:date="2020-10-27T10:37:00Z">
        <w:r>
          <w:rPr>
            <w:b/>
          </w:rPr>
          <w:t>Fuzzing Stats</w:t>
        </w:r>
      </w:ins>
    </w:p>
    <w:p w:rsidR="0055715A" w:rsidRDefault="0055715A">
      <w:pPr>
        <w:pStyle w:val="Heading1"/>
        <w:rPr>
          <w:rFonts w:ascii="Times New Roman" w:hAnsi="Times New Roman" w:cs="Times New Roman"/>
        </w:rPr>
      </w:pPr>
      <w:bookmarkStart w:id="70" w:name="_Toc5527847"/>
      <w:r>
        <w:rPr>
          <w:noProof/>
        </w:rPr>
        <w:drawing>
          <wp:inline distT="0" distB="0" distL="0" distR="0" wp14:anchorId="507B2903" wp14:editId="1FE14916">
            <wp:extent cx="5733415" cy="24771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477135"/>
                    </a:xfrm>
                    <a:prstGeom prst="rect">
                      <a:avLst/>
                    </a:prstGeom>
                  </pic:spPr>
                </pic:pic>
              </a:graphicData>
            </a:graphic>
          </wp:inline>
        </w:drawing>
      </w:r>
    </w:p>
    <w:p w:rsidR="00310CE1" w:rsidRDefault="0055715A">
      <w:pPr>
        <w:pStyle w:val="Heading1"/>
        <w:rPr>
          <w:ins w:id="71" w:author="Lenovo" w:date="2020-10-27T10:37:00Z"/>
          <w:sz w:val="24"/>
          <w:szCs w:val="24"/>
        </w:rPr>
      </w:pPr>
      <w:ins w:id="72" w:author="Lenovo" w:date="2020-10-27T10:37:00Z">
        <w:r>
          <w:rPr>
            <w:sz w:val="24"/>
            <w:szCs w:val="24"/>
          </w:rPr>
          <w:t>Figure 2 Main Page</w:t>
        </w:r>
      </w:ins>
    </w:p>
    <w:p w:rsidR="0055715A" w:rsidRPr="005E7F43" w:rsidRDefault="0055715A">
      <w:pPr>
        <w:pPrChange w:id="73" w:author="Lenovo" w:date="2020-10-27T10:37:00Z">
          <w:pPr>
            <w:pStyle w:val="Heading1"/>
          </w:pPr>
        </w:pPrChange>
      </w:pPr>
      <w:ins w:id="74" w:author="Lenovo" w:date="2020-10-27T10:37:00Z">
        <w:r>
          <w:rPr>
            <w:noProof/>
          </w:rPr>
          <w:drawing>
            <wp:inline distT="0" distB="0" distL="0" distR="0" wp14:anchorId="20BD812C" wp14:editId="211146F5">
              <wp:extent cx="5733415" cy="21640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164080"/>
                      </a:xfrm>
                      <a:prstGeom prst="rect">
                        <a:avLst/>
                      </a:prstGeom>
                    </pic:spPr>
                  </pic:pic>
                </a:graphicData>
              </a:graphic>
            </wp:inline>
          </w:drawing>
        </w:r>
      </w:ins>
    </w:p>
    <w:p w:rsidR="0055715A" w:rsidRDefault="0055715A" w:rsidP="0055715A">
      <w:pPr>
        <w:rPr>
          <w:ins w:id="75" w:author="Lenovo" w:date="2020-10-27T10:38:00Z"/>
        </w:rPr>
      </w:pPr>
    </w:p>
    <w:p w:rsidR="0055715A" w:rsidRDefault="0055715A">
      <w:pPr>
        <w:jc w:val="center"/>
        <w:rPr>
          <w:ins w:id="76" w:author="Lenovo" w:date="2020-10-27T10:39:00Z"/>
          <w:b/>
        </w:rPr>
        <w:pPrChange w:id="77" w:author="Lenovo" w:date="2020-10-27T10:38:00Z">
          <w:pPr/>
        </w:pPrChange>
      </w:pPr>
      <w:ins w:id="78" w:author="Lenovo" w:date="2020-10-27T10:38:00Z">
        <w:r w:rsidRPr="0055715A">
          <w:rPr>
            <w:b/>
            <w:rPrChange w:id="79" w:author="Lenovo" w:date="2020-10-27T10:38:00Z">
              <w:rPr/>
            </w:rPrChange>
          </w:rPr>
          <w:lastRenderedPageBreak/>
          <w:t>Figure 3</w:t>
        </w:r>
        <w:r>
          <w:rPr>
            <w:b/>
          </w:rPr>
          <w:t xml:space="preserve">   Configure connection</w:t>
        </w:r>
        <w:r>
          <w:rPr>
            <w:noProof/>
          </w:rPr>
          <w:drawing>
            <wp:inline distT="0" distB="0" distL="0" distR="0" wp14:anchorId="2EDBF3E8" wp14:editId="4728C906">
              <wp:extent cx="5733415" cy="30206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20695"/>
                      </a:xfrm>
                      <a:prstGeom prst="rect">
                        <a:avLst/>
                      </a:prstGeom>
                    </pic:spPr>
                  </pic:pic>
                </a:graphicData>
              </a:graphic>
            </wp:inline>
          </w:drawing>
        </w:r>
      </w:ins>
    </w:p>
    <w:p w:rsidR="0055715A" w:rsidRDefault="0055715A">
      <w:pPr>
        <w:jc w:val="center"/>
        <w:rPr>
          <w:ins w:id="80" w:author="Lenovo" w:date="2020-10-27T10:39:00Z"/>
          <w:b/>
        </w:rPr>
        <w:pPrChange w:id="81" w:author="Lenovo" w:date="2020-10-27T10:38:00Z">
          <w:pPr/>
        </w:pPrChange>
      </w:pPr>
    </w:p>
    <w:p w:rsidR="0055715A" w:rsidRDefault="0055715A">
      <w:pPr>
        <w:jc w:val="center"/>
        <w:rPr>
          <w:ins w:id="82" w:author="Lenovo" w:date="2020-10-27T10:39:00Z"/>
          <w:b/>
        </w:rPr>
        <w:pPrChange w:id="83" w:author="Lenovo" w:date="2020-10-27T10:38:00Z">
          <w:pPr/>
        </w:pPrChange>
      </w:pPr>
    </w:p>
    <w:p w:rsidR="0055715A" w:rsidRDefault="0055715A">
      <w:pPr>
        <w:jc w:val="center"/>
        <w:rPr>
          <w:ins w:id="84" w:author="Lenovo" w:date="2020-10-27T10:41:00Z"/>
          <w:b/>
        </w:rPr>
        <w:pPrChange w:id="85" w:author="Lenovo" w:date="2020-10-27T10:38:00Z">
          <w:pPr/>
        </w:pPrChange>
      </w:pPr>
      <w:ins w:id="86" w:author="Lenovo" w:date="2020-10-27T10:39:00Z">
        <w:r>
          <w:rPr>
            <w:b/>
          </w:rPr>
          <w:t xml:space="preserve">Figure 4  </w:t>
        </w:r>
      </w:ins>
      <w:ins w:id="87" w:author="Lenovo" w:date="2020-10-27T10:40:00Z">
        <w:r>
          <w:rPr>
            <w:b/>
          </w:rPr>
          <w:t xml:space="preserve">Mutational Fuzzing </w:t>
        </w:r>
        <w:r>
          <w:rPr>
            <w:noProof/>
          </w:rPr>
          <w:drawing>
            <wp:inline distT="0" distB="0" distL="0" distR="0" wp14:anchorId="02B4B86F" wp14:editId="6A143836">
              <wp:extent cx="5733415" cy="26701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70175"/>
                      </a:xfrm>
                      <a:prstGeom prst="rect">
                        <a:avLst/>
                      </a:prstGeom>
                    </pic:spPr>
                  </pic:pic>
                </a:graphicData>
              </a:graphic>
            </wp:inline>
          </w:drawing>
        </w:r>
      </w:ins>
    </w:p>
    <w:p w:rsidR="0055715A" w:rsidRDefault="0055715A">
      <w:pPr>
        <w:jc w:val="center"/>
        <w:rPr>
          <w:ins w:id="88" w:author="Lenovo" w:date="2020-10-27T10:41:00Z"/>
          <w:b/>
        </w:rPr>
        <w:pPrChange w:id="89" w:author="Lenovo" w:date="2020-10-27T10:38:00Z">
          <w:pPr/>
        </w:pPrChange>
      </w:pPr>
    </w:p>
    <w:p w:rsidR="0055715A" w:rsidRDefault="0055715A">
      <w:pPr>
        <w:jc w:val="center"/>
        <w:rPr>
          <w:ins w:id="90" w:author="Lenovo" w:date="2020-10-27T10:41:00Z"/>
          <w:b/>
        </w:rPr>
        <w:pPrChange w:id="91" w:author="Lenovo" w:date="2020-10-27T10:38:00Z">
          <w:pPr/>
        </w:pPrChange>
      </w:pPr>
      <w:ins w:id="92" w:author="Lenovo" w:date="2020-10-27T10:41:00Z">
        <w:r>
          <w:rPr>
            <w:b/>
          </w:rPr>
          <w:t>Figure 5  Connection Sucess</w:t>
        </w:r>
      </w:ins>
    </w:p>
    <w:p w:rsidR="00000000" w:rsidRDefault="0055715A">
      <w:pPr>
        <w:jc w:val="center"/>
        <w:rPr>
          <w:b/>
          <w:rPrChange w:id="93" w:author="Lenovo" w:date="2020-10-27T10:39:00Z">
            <w:rPr/>
          </w:rPrChange>
        </w:rPr>
        <w:sectPr w:rsidR="00000000" w:rsidSect="003D48EB">
          <w:pgSz w:w="11909" w:h="16834" w:code="9"/>
          <w:pgMar w:top="1440" w:right="1440" w:bottom="1440" w:left="1440" w:header="720" w:footer="720" w:gutter="0"/>
          <w:cols w:space="720"/>
          <w:docGrid w:linePitch="360"/>
        </w:sectPr>
        <w:pPrChange w:id="94" w:author="Lenovo" w:date="2020-10-27T10:38:00Z">
          <w:pPr/>
        </w:pPrChange>
      </w:pPr>
      <w:ins w:id="95" w:author="Lenovo" w:date="2020-10-27T10:41:00Z">
        <w:r>
          <w:rPr>
            <w:noProof/>
          </w:rPr>
          <w:drawing>
            <wp:inline distT="0" distB="0" distL="0" distR="0" wp14:anchorId="24BD712C" wp14:editId="12AB71A4">
              <wp:extent cx="4038600" cy="1266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600" cy="1266825"/>
                      </a:xfrm>
                      <a:prstGeom prst="rect">
                        <a:avLst/>
                      </a:prstGeom>
                    </pic:spPr>
                  </pic:pic>
                </a:graphicData>
              </a:graphic>
            </wp:inline>
          </w:drawing>
        </w:r>
      </w:ins>
    </w:p>
    <w:p w:rsidR="004E5FC8" w:rsidRPr="008B57AF" w:rsidRDefault="004E5FC8">
      <w:pPr>
        <w:pStyle w:val="Heading1"/>
      </w:pPr>
      <w:bookmarkStart w:id="96" w:name="_Toc19544174"/>
      <w:bookmarkStart w:id="97" w:name="_Toc19544218"/>
      <w:bookmarkStart w:id="98" w:name="_Toc23336605"/>
      <w:r w:rsidRPr="008B57AF">
        <w:lastRenderedPageBreak/>
        <w:t>Database Design (</w:t>
      </w:r>
      <w:r w:rsidRPr="008B57AF">
        <w:rPr>
          <w:i/>
          <w:iCs/>
        </w:rPr>
        <w:t>if required</w:t>
      </w:r>
      <w:r w:rsidRPr="008B57AF">
        <w:t>)</w:t>
      </w:r>
      <w:bookmarkEnd w:id="70"/>
      <w:bookmarkEnd w:id="96"/>
      <w:bookmarkEnd w:id="97"/>
      <w:bookmarkEnd w:id="98"/>
    </w:p>
    <w:p w:rsidR="004E5FC8" w:rsidRDefault="004E5FC8" w:rsidP="004E5FC8">
      <w:pPr>
        <w:pStyle w:val="Heading2"/>
        <w:rPr>
          <w:rFonts w:ascii="Times New Roman" w:hAnsi="Times New Roman" w:cs="Times New Roman"/>
        </w:rPr>
      </w:pPr>
      <w:bookmarkStart w:id="99" w:name="_Toc5527848"/>
      <w:bookmarkStart w:id="100" w:name="_Toc19544219"/>
      <w:bookmarkStart w:id="101" w:name="_Toc23336606"/>
      <w:r w:rsidRPr="008B57AF">
        <w:rPr>
          <w:rFonts w:ascii="Times New Roman" w:hAnsi="Times New Roman" w:cs="Times New Roman"/>
        </w:rPr>
        <w:t>ER Diagram</w:t>
      </w:r>
      <w:bookmarkEnd w:id="99"/>
      <w:bookmarkEnd w:id="100"/>
      <w:bookmarkEnd w:id="101"/>
    </w:p>
    <w:p w:rsidR="00AA6A11" w:rsidRPr="00AA6A11" w:rsidRDefault="00AA6A11" w:rsidP="00AA6A11"/>
    <w:p w:rsidR="004E5FC8" w:rsidRDefault="004E5FC8" w:rsidP="004E5FC8">
      <w:pPr>
        <w:pStyle w:val="Heading2"/>
        <w:rPr>
          <w:rFonts w:ascii="Times New Roman" w:hAnsi="Times New Roman" w:cs="Times New Roman"/>
        </w:rPr>
      </w:pPr>
      <w:bookmarkStart w:id="102" w:name="_Toc5527849"/>
      <w:bookmarkStart w:id="103" w:name="_Toc19544220"/>
      <w:bookmarkStart w:id="104" w:name="_Toc23336607"/>
      <w:r w:rsidRPr="008B57AF">
        <w:rPr>
          <w:rFonts w:ascii="Times New Roman" w:hAnsi="Times New Roman" w:cs="Times New Roman"/>
        </w:rPr>
        <w:t>Data Dictionary</w:t>
      </w:r>
      <w:bookmarkEnd w:id="102"/>
      <w:bookmarkEnd w:id="103"/>
      <w:bookmarkEnd w:id="104"/>
    </w:p>
    <w:p w:rsidR="00163AD2" w:rsidRDefault="00163AD2" w:rsidP="00163AD2"/>
    <w:p w:rsidR="00163AD2" w:rsidRDefault="00163AD2" w:rsidP="00163AD2">
      <w:pPr>
        <w:pStyle w:val="Caption"/>
        <w:keepNext/>
      </w:pPr>
      <w:bookmarkStart w:id="105" w:name="_Toc36136196"/>
      <w:r>
        <w:t xml:space="preserve">Table </w:t>
      </w:r>
      <w:r>
        <w:fldChar w:fldCharType="begin"/>
      </w:r>
      <w:r>
        <w:rPr>
          <w:noProof/>
        </w:rPr>
        <w:instrText xml:space="preserve"> SEQ Table \* ARABIC </w:instrText>
      </w:r>
      <w:r>
        <w:fldChar w:fldCharType="separate"/>
      </w:r>
      <w:r>
        <w:rPr>
          <w:noProof/>
        </w:rPr>
        <w:t>1</w:t>
      </w:r>
      <w:r>
        <w:fldChar w:fldCharType="end"/>
      </w:r>
      <w:r>
        <w:t xml:space="preserve">: The table for </w:t>
      </w:r>
      <w:bookmarkEnd w:id="105"/>
      <w:r>
        <w:t>User</w:t>
      </w:r>
    </w:p>
    <w:p w:rsidR="00AA6A11" w:rsidRDefault="00163AD2" w:rsidP="00163AD2">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163AD2" w:rsidTr="00163AD2">
        <w:trPr>
          <w:trHeight w:val="361"/>
        </w:trPr>
        <w:tc>
          <w:tcPr>
            <w:tcW w:w="3013" w:type="dxa"/>
          </w:tcPr>
          <w:p w:rsidR="00163AD2" w:rsidRPr="00163AD2" w:rsidRDefault="00163AD2" w:rsidP="00AA6A11">
            <w:pPr>
              <w:rPr>
                <w:b/>
              </w:rPr>
            </w:pPr>
            <w:r>
              <w:rPr>
                <w:b/>
              </w:rPr>
              <w:t>Column</w:t>
            </w:r>
          </w:p>
        </w:tc>
        <w:tc>
          <w:tcPr>
            <w:tcW w:w="3013" w:type="dxa"/>
          </w:tcPr>
          <w:p w:rsidR="00163AD2" w:rsidRPr="00163AD2" w:rsidRDefault="00163AD2" w:rsidP="00AA6A11">
            <w:pPr>
              <w:rPr>
                <w:b/>
              </w:rPr>
            </w:pPr>
            <w:r>
              <w:rPr>
                <w:b/>
              </w:rPr>
              <w:t>Datatype</w:t>
            </w:r>
          </w:p>
        </w:tc>
        <w:tc>
          <w:tcPr>
            <w:tcW w:w="3014" w:type="dxa"/>
          </w:tcPr>
          <w:p w:rsidR="00163AD2" w:rsidRPr="00163AD2" w:rsidRDefault="00163AD2" w:rsidP="00AA6A11">
            <w:pPr>
              <w:rPr>
                <w:b/>
              </w:rPr>
            </w:pPr>
            <w:r>
              <w:rPr>
                <w:b/>
              </w:rPr>
              <w:t>Description</w:t>
            </w:r>
          </w:p>
        </w:tc>
      </w:tr>
      <w:tr w:rsidR="00163AD2" w:rsidTr="00163AD2">
        <w:trPr>
          <w:trHeight w:val="361"/>
        </w:trPr>
        <w:tc>
          <w:tcPr>
            <w:tcW w:w="3013" w:type="dxa"/>
          </w:tcPr>
          <w:p w:rsidR="00163AD2" w:rsidRDefault="00163AD2" w:rsidP="00AA6A11">
            <w:r>
              <w:t>Email</w:t>
            </w:r>
          </w:p>
        </w:tc>
        <w:tc>
          <w:tcPr>
            <w:tcW w:w="3013" w:type="dxa"/>
          </w:tcPr>
          <w:p w:rsidR="00163AD2" w:rsidRDefault="00163AD2" w:rsidP="00AA6A11">
            <w:r>
              <w:t>Nvarchar(50)</w:t>
            </w:r>
          </w:p>
        </w:tc>
        <w:tc>
          <w:tcPr>
            <w:tcW w:w="3014" w:type="dxa"/>
          </w:tcPr>
          <w:p w:rsidR="00163AD2" w:rsidRDefault="00163AD2" w:rsidP="00AA6A11">
            <w:r>
              <w:t>Stores email of user, primary key</w:t>
            </w:r>
          </w:p>
        </w:tc>
      </w:tr>
      <w:tr w:rsidR="00163AD2" w:rsidTr="00163AD2">
        <w:trPr>
          <w:trHeight w:val="361"/>
        </w:trPr>
        <w:tc>
          <w:tcPr>
            <w:tcW w:w="3013" w:type="dxa"/>
          </w:tcPr>
          <w:p w:rsidR="00163AD2" w:rsidRDefault="00163AD2" w:rsidP="00AA6A11">
            <w:r>
              <w:t>First Name</w:t>
            </w:r>
          </w:p>
        </w:tc>
        <w:tc>
          <w:tcPr>
            <w:tcW w:w="3013" w:type="dxa"/>
          </w:tcPr>
          <w:p w:rsidR="00163AD2" w:rsidRDefault="00163AD2" w:rsidP="00AA6A11">
            <w:r>
              <w:t>Nvharchar(50)</w:t>
            </w:r>
          </w:p>
        </w:tc>
        <w:tc>
          <w:tcPr>
            <w:tcW w:w="3014" w:type="dxa"/>
          </w:tcPr>
          <w:p w:rsidR="00163AD2" w:rsidRDefault="00163AD2" w:rsidP="00163AD2">
            <w:r>
              <w:t>Stores first name of user</w:t>
            </w:r>
          </w:p>
        </w:tc>
      </w:tr>
      <w:tr w:rsidR="00163AD2" w:rsidTr="00163AD2">
        <w:trPr>
          <w:trHeight w:val="361"/>
        </w:trPr>
        <w:tc>
          <w:tcPr>
            <w:tcW w:w="3013" w:type="dxa"/>
          </w:tcPr>
          <w:p w:rsidR="00163AD2" w:rsidRDefault="00163AD2" w:rsidP="00AA6A11">
            <w:r>
              <w:t>Last Name</w:t>
            </w:r>
          </w:p>
        </w:tc>
        <w:tc>
          <w:tcPr>
            <w:tcW w:w="3013" w:type="dxa"/>
          </w:tcPr>
          <w:p w:rsidR="00163AD2" w:rsidRDefault="00163AD2" w:rsidP="00AA6A11">
            <w:r>
              <w:t>Nvarchar(50)</w:t>
            </w:r>
          </w:p>
        </w:tc>
        <w:tc>
          <w:tcPr>
            <w:tcW w:w="3014" w:type="dxa"/>
          </w:tcPr>
          <w:p w:rsidR="00163AD2" w:rsidRDefault="00163AD2" w:rsidP="00163AD2">
            <w:r>
              <w:t>Stores last name of user</w:t>
            </w:r>
          </w:p>
        </w:tc>
      </w:tr>
      <w:tr w:rsidR="00163AD2" w:rsidTr="00163AD2">
        <w:trPr>
          <w:trHeight w:val="361"/>
        </w:trPr>
        <w:tc>
          <w:tcPr>
            <w:tcW w:w="3013" w:type="dxa"/>
          </w:tcPr>
          <w:p w:rsidR="00163AD2" w:rsidRDefault="00163AD2" w:rsidP="00AA6A11">
            <w:r>
              <w:t>Password</w:t>
            </w:r>
          </w:p>
        </w:tc>
        <w:tc>
          <w:tcPr>
            <w:tcW w:w="3013" w:type="dxa"/>
          </w:tcPr>
          <w:p w:rsidR="00163AD2" w:rsidRDefault="00163AD2" w:rsidP="00AA6A11">
            <w:r>
              <w:t>Nvarchar(50)</w:t>
            </w:r>
          </w:p>
        </w:tc>
        <w:tc>
          <w:tcPr>
            <w:tcW w:w="3014" w:type="dxa"/>
          </w:tcPr>
          <w:p w:rsidR="00163AD2" w:rsidRDefault="00163AD2" w:rsidP="00163AD2">
            <w:r>
              <w:t>Stores password of user</w:t>
            </w:r>
          </w:p>
        </w:tc>
      </w:tr>
    </w:tbl>
    <w:p w:rsidR="00AA6A11" w:rsidRPr="00AA6A11" w:rsidRDefault="00AA6A11" w:rsidP="00AA6A11"/>
    <w:p w:rsidR="00163AD2" w:rsidRDefault="00163AD2" w:rsidP="00163AD2">
      <w:pPr>
        <w:pStyle w:val="Caption"/>
        <w:keepNext/>
      </w:pPr>
      <w:bookmarkStart w:id="106" w:name="_Toc5527850"/>
      <w:r>
        <w:t>Table 2: The table for Test Cases</w:t>
      </w:r>
    </w:p>
    <w:p w:rsidR="00163AD2" w:rsidRDefault="00163AD2" w:rsidP="00163AD2">
      <w:r>
        <w:t>The table shows the attributes and their data types required for keeping record in the database of the test cases</w:t>
      </w:r>
    </w:p>
    <w:tbl>
      <w:tblPr>
        <w:tblStyle w:val="TableGrid"/>
        <w:tblW w:w="9040" w:type="dxa"/>
        <w:tblLook w:val="04A0" w:firstRow="1" w:lastRow="0" w:firstColumn="1" w:lastColumn="0" w:noHBand="0" w:noVBand="1"/>
      </w:tblPr>
      <w:tblGrid>
        <w:gridCol w:w="3013"/>
        <w:gridCol w:w="3013"/>
        <w:gridCol w:w="3014"/>
      </w:tblGrid>
      <w:tr w:rsidR="00163AD2" w:rsidTr="003049C7">
        <w:trPr>
          <w:trHeight w:val="361"/>
        </w:trPr>
        <w:tc>
          <w:tcPr>
            <w:tcW w:w="3013" w:type="dxa"/>
          </w:tcPr>
          <w:p w:rsidR="00163AD2" w:rsidRPr="00163AD2" w:rsidRDefault="00163AD2" w:rsidP="003049C7">
            <w:pPr>
              <w:rPr>
                <w:b/>
              </w:rPr>
            </w:pPr>
            <w:r>
              <w:rPr>
                <w:b/>
              </w:rPr>
              <w:t>Column</w:t>
            </w:r>
          </w:p>
        </w:tc>
        <w:tc>
          <w:tcPr>
            <w:tcW w:w="3013" w:type="dxa"/>
          </w:tcPr>
          <w:p w:rsidR="00163AD2" w:rsidRPr="00163AD2" w:rsidRDefault="00163AD2" w:rsidP="003049C7">
            <w:pPr>
              <w:rPr>
                <w:b/>
              </w:rPr>
            </w:pPr>
            <w:r>
              <w:rPr>
                <w:b/>
              </w:rPr>
              <w:t>Datatype</w:t>
            </w:r>
          </w:p>
        </w:tc>
        <w:tc>
          <w:tcPr>
            <w:tcW w:w="3014" w:type="dxa"/>
          </w:tcPr>
          <w:p w:rsidR="00163AD2" w:rsidRPr="00163AD2" w:rsidRDefault="00163AD2" w:rsidP="003049C7">
            <w:pPr>
              <w:rPr>
                <w:b/>
              </w:rPr>
            </w:pPr>
            <w:r>
              <w:rPr>
                <w:b/>
              </w:rPr>
              <w:t>Description</w:t>
            </w:r>
          </w:p>
        </w:tc>
      </w:tr>
      <w:tr w:rsidR="00163AD2" w:rsidTr="003049C7">
        <w:trPr>
          <w:trHeight w:val="361"/>
        </w:trPr>
        <w:tc>
          <w:tcPr>
            <w:tcW w:w="3013" w:type="dxa"/>
          </w:tcPr>
          <w:p w:rsidR="00163AD2" w:rsidRDefault="00163AD2" w:rsidP="003049C7">
            <w:r>
              <w:t>Test_id</w:t>
            </w:r>
          </w:p>
        </w:tc>
        <w:tc>
          <w:tcPr>
            <w:tcW w:w="3013" w:type="dxa"/>
          </w:tcPr>
          <w:p w:rsidR="00163AD2" w:rsidRDefault="00163AD2" w:rsidP="003049C7">
            <w:r>
              <w:t>Int</w:t>
            </w:r>
          </w:p>
        </w:tc>
        <w:tc>
          <w:tcPr>
            <w:tcW w:w="3014" w:type="dxa"/>
          </w:tcPr>
          <w:p w:rsidR="00163AD2" w:rsidRDefault="00163AD2" w:rsidP="003049C7">
            <w:r>
              <w:t>Primary key for identifying test</w:t>
            </w:r>
          </w:p>
        </w:tc>
      </w:tr>
      <w:tr w:rsidR="00163AD2" w:rsidTr="003049C7">
        <w:trPr>
          <w:trHeight w:val="361"/>
        </w:trPr>
        <w:tc>
          <w:tcPr>
            <w:tcW w:w="3013" w:type="dxa"/>
          </w:tcPr>
          <w:p w:rsidR="00163AD2" w:rsidRDefault="00163AD2" w:rsidP="003049C7">
            <w:r>
              <w:t>Email</w:t>
            </w:r>
          </w:p>
        </w:tc>
        <w:tc>
          <w:tcPr>
            <w:tcW w:w="3013" w:type="dxa"/>
          </w:tcPr>
          <w:p w:rsidR="00163AD2" w:rsidRDefault="00163AD2" w:rsidP="003049C7">
            <w:r>
              <w:t>Nvharchar(50)</w:t>
            </w:r>
          </w:p>
        </w:tc>
        <w:tc>
          <w:tcPr>
            <w:tcW w:w="3014" w:type="dxa"/>
          </w:tcPr>
          <w:p w:rsidR="00163AD2" w:rsidRDefault="00163AD2" w:rsidP="003049C7">
            <w:r>
              <w:t>Email of user who has done test , as For</w:t>
            </w:r>
          </w:p>
        </w:tc>
      </w:tr>
      <w:tr w:rsidR="00163AD2" w:rsidTr="003049C7">
        <w:trPr>
          <w:trHeight w:val="361"/>
        </w:trPr>
        <w:tc>
          <w:tcPr>
            <w:tcW w:w="3013" w:type="dxa"/>
          </w:tcPr>
          <w:p w:rsidR="00163AD2" w:rsidRDefault="00163AD2" w:rsidP="003049C7">
            <w:r>
              <w:t>Process</w:t>
            </w:r>
          </w:p>
        </w:tc>
        <w:tc>
          <w:tcPr>
            <w:tcW w:w="3013" w:type="dxa"/>
          </w:tcPr>
          <w:p w:rsidR="00163AD2" w:rsidRDefault="00163AD2" w:rsidP="003049C7">
            <w:r>
              <w:t>Int</w:t>
            </w:r>
          </w:p>
        </w:tc>
        <w:tc>
          <w:tcPr>
            <w:tcW w:w="3014" w:type="dxa"/>
          </w:tcPr>
          <w:p w:rsidR="00163AD2" w:rsidRDefault="00163AD2" w:rsidP="003049C7">
            <w:r>
              <w:t>No of processes used for fuzzing</w:t>
            </w:r>
          </w:p>
        </w:tc>
      </w:tr>
      <w:tr w:rsidR="00163AD2" w:rsidTr="003049C7">
        <w:trPr>
          <w:trHeight w:val="361"/>
        </w:trPr>
        <w:tc>
          <w:tcPr>
            <w:tcW w:w="3013" w:type="dxa"/>
          </w:tcPr>
          <w:p w:rsidR="00163AD2" w:rsidRDefault="00163AD2" w:rsidP="003049C7">
            <w:r>
              <w:t>deviceId</w:t>
            </w:r>
          </w:p>
        </w:tc>
        <w:tc>
          <w:tcPr>
            <w:tcW w:w="3013" w:type="dxa"/>
          </w:tcPr>
          <w:p w:rsidR="00163AD2" w:rsidRDefault="00163AD2" w:rsidP="003049C7">
            <w:r>
              <w:t>Nvarchar(50)</w:t>
            </w:r>
          </w:p>
        </w:tc>
        <w:tc>
          <w:tcPr>
            <w:tcW w:w="3014" w:type="dxa"/>
          </w:tcPr>
          <w:p w:rsidR="00163AD2" w:rsidRDefault="00163AD2" w:rsidP="003049C7">
            <w:r>
              <w:t>Device on which fuzzing/testing is done</w:t>
            </w:r>
          </w:p>
        </w:tc>
      </w:tr>
    </w:tbl>
    <w:p w:rsidR="00163AD2" w:rsidRPr="00AA6A11" w:rsidRDefault="00163AD2" w:rsidP="00163AD2"/>
    <w:p w:rsidR="00163AD2" w:rsidRDefault="00163AD2" w:rsidP="00163AD2">
      <w:pPr>
        <w:pStyle w:val="Caption"/>
        <w:keepNext/>
      </w:pPr>
      <w:r>
        <w:t>Table 3: The table for Crash Report</w:t>
      </w:r>
    </w:p>
    <w:p w:rsidR="00163AD2" w:rsidRDefault="00163AD2" w:rsidP="00163AD2">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163AD2" w:rsidTr="003049C7">
        <w:trPr>
          <w:trHeight w:val="361"/>
        </w:trPr>
        <w:tc>
          <w:tcPr>
            <w:tcW w:w="3013" w:type="dxa"/>
          </w:tcPr>
          <w:p w:rsidR="00163AD2" w:rsidRPr="00163AD2" w:rsidRDefault="00163AD2" w:rsidP="003049C7">
            <w:pPr>
              <w:rPr>
                <w:b/>
              </w:rPr>
            </w:pPr>
            <w:r>
              <w:rPr>
                <w:b/>
              </w:rPr>
              <w:t>Column</w:t>
            </w:r>
          </w:p>
        </w:tc>
        <w:tc>
          <w:tcPr>
            <w:tcW w:w="3013" w:type="dxa"/>
          </w:tcPr>
          <w:p w:rsidR="00163AD2" w:rsidRPr="00163AD2" w:rsidRDefault="00163AD2" w:rsidP="003049C7">
            <w:pPr>
              <w:rPr>
                <w:b/>
              </w:rPr>
            </w:pPr>
            <w:r>
              <w:rPr>
                <w:b/>
              </w:rPr>
              <w:t>Datatype</w:t>
            </w:r>
          </w:p>
        </w:tc>
        <w:tc>
          <w:tcPr>
            <w:tcW w:w="3014" w:type="dxa"/>
          </w:tcPr>
          <w:p w:rsidR="00163AD2" w:rsidRPr="00163AD2" w:rsidRDefault="00163AD2" w:rsidP="003049C7">
            <w:pPr>
              <w:rPr>
                <w:b/>
              </w:rPr>
            </w:pPr>
            <w:r>
              <w:rPr>
                <w:b/>
              </w:rPr>
              <w:t>Description</w:t>
            </w:r>
          </w:p>
        </w:tc>
      </w:tr>
      <w:tr w:rsidR="00163AD2" w:rsidTr="003049C7">
        <w:trPr>
          <w:trHeight w:val="361"/>
        </w:trPr>
        <w:tc>
          <w:tcPr>
            <w:tcW w:w="3013" w:type="dxa"/>
          </w:tcPr>
          <w:p w:rsidR="00163AD2" w:rsidRDefault="00163AD2" w:rsidP="003049C7">
            <w:r>
              <w:t>Crash_id</w:t>
            </w:r>
          </w:p>
        </w:tc>
        <w:tc>
          <w:tcPr>
            <w:tcW w:w="3013" w:type="dxa"/>
          </w:tcPr>
          <w:p w:rsidR="00163AD2" w:rsidRDefault="00163AD2" w:rsidP="003049C7">
            <w:r>
              <w:t>int</w:t>
            </w:r>
          </w:p>
        </w:tc>
        <w:tc>
          <w:tcPr>
            <w:tcW w:w="3014" w:type="dxa"/>
          </w:tcPr>
          <w:p w:rsidR="00163AD2" w:rsidRDefault="00163AD2" w:rsidP="00163AD2">
            <w:r>
              <w:t>Stores id for crash file , primary key</w:t>
            </w:r>
          </w:p>
        </w:tc>
      </w:tr>
      <w:tr w:rsidR="00163AD2" w:rsidTr="003049C7">
        <w:trPr>
          <w:trHeight w:val="361"/>
        </w:trPr>
        <w:tc>
          <w:tcPr>
            <w:tcW w:w="3013" w:type="dxa"/>
          </w:tcPr>
          <w:p w:rsidR="00163AD2" w:rsidRDefault="00163AD2" w:rsidP="003049C7">
            <w:r>
              <w:t>fileName</w:t>
            </w:r>
          </w:p>
        </w:tc>
        <w:tc>
          <w:tcPr>
            <w:tcW w:w="3013" w:type="dxa"/>
          </w:tcPr>
          <w:p w:rsidR="00163AD2" w:rsidRDefault="00163AD2" w:rsidP="003049C7">
            <w:r>
              <w:t>Nvharchar(50)</w:t>
            </w:r>
          </w:p>
        </w:tc>
        <w:tc>
          <w:tcPr>
            <w:tcW w:w="3014" w:type="dxa"/>
          </w:tcPr>
          <w:p w:rsidR="00163AD2" w:rsidRDefault="00163AD2" w:rsidP="00110753">
            <w:r>
              <w:t xml:space="preserve">Stores </w:t>
            </w:r>
            <w:r w:rsidR="00110753">
              <w:t>crash file name</w:t>
            </w:r>
          </w:p>
        </w:tc>
      </w:tr>
      <w:tr w:rsidR="00163AD2" w:rsidTr="003049C7">
        <w:trPr>
          <w:trHeight w:val="361"/>
        </w:trPr>
        <w:tc>
          <w:tcPr>
            <w:tcW w:w="3013" w:type="dxa"/>
          </w:tcPr>
          <w:p w:rsidR="00163AD2" w:rsidRDefault="00163AD2" w:rsidP="003049C7">
            <w:r>
              <w:t>Test id</w:t>
            </w:r>
          </w:p>
        </w:tc>
        <w:tc>
          <w:tcPr>
            <w:tcW w:w="3013" w:type="dxa"/>
          </w:tcPr>
          <w:p w:rsidR="00163AD2" w:rsidRDefault="00163AD2" w:rsidP="003049C7">
            <w:r>
              <w:t>int</w:t>
            </w:r>
          </w:p>
        </w:tc>
        <w:tc>
          <w:tcPr>
            <w:tcW w:w="3014" w:type="dxa"/>
          </w:tcPr>
          <w:p w:rsidR="00163AD2" w:rsidRDefault="00163AD2" w:rsidP="003049C7">
            <w:r>
              <w:t>Foreign key, identifies crash file to test number</w:t>
            </w:r>
          </w:p>
        </w:tc>
      </w:tr>
    </w:tbl>
    <w:p w:rsidR="00163AD2" w:rsidRPr="00AA6A11" w:rsidRDefault="00163AD2" w:rsidP="00163AD2"/>
    <w:p w:rsidR="005D17F5" w:rsidRDefault="005D17F5" w:rsidP="005D17F5">
      <w:pPr>
        <w:pStyle w:val="Caption"/>
        <w:keepNext/>
      </w:pPr>
      <w:r>
        <w:t xml:space="preserve">Table </w:t>
      </w:r>
      <w:r w:rsidR="00110753">
        <w:t>4</w:t>
      </w:r>
      <w:r>
        <w:t>: The table for Crash Report</w:t>
      </w:r>
    </w:p>
    <w:p w:rsidR="005D17F5" w:rsidRDefault="005D17F5" w:rsidP="005D17F5">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5D17F5" w:rsidTr="003049C7">
        <w:trPr>
          <w:trHeight w:val="361"/>
        </w:trPr>
        <w:tc>
          <w:tcPr>
            <w:tcW w:w="3013" w:type="dxa"/>
          </w:tcPr>
          <w:p w:rsidR="005D17F5" w:rsidRPr="00163AD2" w:rsidRDefault="005D17F5" w:rsidP="003049C7">
            <w:pPr>
              <w:rPr>
                <w:b/>
              </w:rPr>
            </w:pPr>
            <w:r>
              <w:rPr>
                <w:b/>
              </w:rPr>
              <w:t>Column</w:t>
            </w:r>
          </w:p>
        </w:tc>
        <w:tc>
          <w:tcPr>
            <w:tcW w:w="3013" w:type="dxa"/>
          </w:tcPr>
          <w:p w:rsidR="005D17F5" w:rsidRPr="00163AD2" w:rsidRDefault="005D17F5" w:rsidP="003049C7">
            <w:pPr>
              <w:rPr>
                <w:b/>
              </w:rPr>
            </w:pPr>
            <w:r>
              <w:rPr>
                <w:b/>
              </w:rPr>
              <w:t>Datatype</w:t>
            </w:r>
          </w:p>
        </w:tc>
        <w:tc>
          <w:tcPr>
            <w:tcW w:w="3014" w:type="dxa"/>
          </w:tcPr>
          <w:p w:rsidR="005D17F5" w:rsidRPr="00163AD2" w:rsidRDefault="005D17F5" w:rsidP="003049C7">
            <w:pPr>
              <w:rPr>
                <w:b/>
              </w:rPr>
            </w:pPr>
            <w:r>
              <w:rPr>
                <w:b/>
              </w:rPr>
              <w:t>Description</w:t>
            </w:r>
          </w:p>
        </w:tc>
      </w:tr>
      <w:tr w:rsidR="005D17F5" w:rsidTr="003049C7">
        <w:trPr>
          <w:trHeight w:val="361"/>
        </w:trPr>
        <w:tc>
          <w:tcPr>
            <w:tcW w:w="3013" w:type="dxa"/>
          </w:tcPr>
          <w:p w:rsidR="005D17F5" w:rsidRDefault="005D17F5" w:rsidP="003049C7">
            <w:r>
              <w:t>log_id</w:t>
            </w:r>
          </w:p>
        </w:tc>
        <w:tc>
          <w:tcPr>
            <w:tcW w:w="3013" w:type="dxa"/>
          </w:tcPr>
          <w:p w:rsidR="005D17F5" w:rsidRDefault="00110753" w:rsidP="003049C7">
            <w:r>
              <w:t>I</w:t>
            </w:r>
            <w:r w:rsidR="005D17F5">
              <w:t>nt</w:t>
            </w:r>
          </w:p>
        </w:tc>
        <w:tc>
          <w:tcPr>
            <w:tcW w:w="3014" w:type="dxa"/>
          </w:tcPr>
          <w:p w:rsidR="005D17F5" w:rsidRDefault="005D17F5" w:rsidP="005D17F5">
            <w:r>
              <w:t>Stores id for log file , primary key</w:t>
            </w:r>
          </w:p>
        </w:tc>
      </w:tr>
      <w:tr w:rsidR="005D17F5" w:rsidTr="003049C7">
        <w:trPr>
          <w:trHeight w:val="361"/>
        </w:trPr>
        <w:tc>
          <w:tcPr>
            <w:tcW w:w="3013" w:type="dxa"/>
          </w:tcPr>
          <w:p w:rsidR="005D17F5" w:rsidRDefault="005D17F5" w:rsidP="003049C7">
            <w:r>
              <w:lastRenderedPageBreak/>
              <w:t>Log_fileName</w:t>
            </w:r>
          </w:p>
        </w:tc>
        <w:tc>
          <w:tcPr>
            <w:tcW w:w="3013" w:type="dxa"/>
          </w:tcPr>
          <w:p w:rsidR="005D17F5" w:rsidRDefault="005D17F5" w:rsidP="003049C7">
            <w:r>
              <w:t>Nvharchar(50)</w:t>
            </w:r>
          </w:p>
        </w:tc>
        <w:tc>
          <w:tcPr>
            <w:tcW w:w="3014" w:type="dxa"/>
          </w:tcPr>
          <w:p w:rsidR="005D17F5" w:rsidRDefault="005D17F5" w:rsidP="00110753">
            <w:r>
              <w:t xml:space="preserve">Stores </w:t>
            </w:r>
            <w:r w:rsidR="00110753">
              <w:t>Log File name</w:t>
            </w:r>
            <w:r>
              <w:t xml:space="preserve"> </w:t>
            </w:r>
          </w:p>
        </w:tc>
      </w:tr>
      <w:tr w:rsidR="005D17F5" w:rsidTr="003049C7">
        <w:trPr>
          <w:trHeight w:val="361"/>
        </w:trPr>
        <w:tc>
          <w:tcPr>
            <w:tcW w:w="3013" w:type="dxa"/>
          </w:tcPr>
          <w:p w:rsidR="005D17F5" w:rsidRDefault="005D17F5" w:rsidP="003049C7">
            <w:r>
              <w:t>Test id</w:t>
            </w:r>
          </w:p>
        </w:tc>
        <w:tc>
          <w:tcPr>
            <w:tcW w:w="3013" w:type="dxa"/>
          </w:tcPr>
          <w:p w:rsidR="005D17F5" w:rsidRDefault="00110753" w:rsidP="003049C7">
            <w:r>
              <w:t>I</w:t>
            </w:r>
            <w:r w:rsidR="005D17F5">
              <w:t>nt</w:t>
            </w:r>
          </w:p>
        </w:tc>
        <w:tc>
          <w:tcPr>
            <w:tcW w:w="3014" w:type="dxa"/>
          </w:tcPr>
          <w:p w:rsidR="005D17F5" w:rsidRDefault="005D17F5" w:rsidP="005D17F5">
            <w:r>
              <w:t>Foreign key, identifies log file to test number</w:t>
            </w:r>
          </w:p>
        </w:tc>
      </w:tr>
    </w:tbl>
    <w:p w:rsidR="005D17F5" w:rsidRPr="00AA6A11" w:rsidRDefault="005D17F5" w:rsidP="005D17F5"/>
    <w:p w:rsidR="00163AD2" w:rsidRPr="00AA6A11" w:rsidRDefault="00163AD2" w:rsidP="00163AD2"/>
    <w:p w:rsidR="005D17F5" w:rsidRDefault="005D17F5" w:rsidP="005D17F5">
      <w:pPr>
        <w:pStyle w:val="Caption"/>
        <w:keepNext/>
      </w:pPr>
      <w:r>
        <w:t xml:space="preserve">Table </w:t>
      </w:r>
      <w:r w:rsidR="00110753">
        <w:t>5</w:t>
      </w:r>
      <w:r>
        <w:t xml:space="preserve"> The table for Test Cases report </w:t>
      </w:r>
    </w:p>
    <w:p w:rsidR="005D17F5" w:rsidRDefault="005D17F5" w:rsidP="005D17F5">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5D17F5" w:rsidTr="003049C7">
        <w:trPr>
          <w:trHeight w:val="361"/>
        </w:trPr>
        <w:tc>
          <w:tcPr>
            <w:tcW w:w="3013" w:type="dxa"/>
          </w:tcPr>
          <w:p w:rsidR="005D17F5" w:rsidRPr="00163AD2" w:rsidRDefault="005D17F5" w:rsidP="003049C7">
            <w:pPr>
              <w:rPr>
                <w:b/>
              </w:rPr>
            </w:pPr>
            <w:r>
              <w:rPr>
                <w:b/>
              </w:rPr>
              <w:t>Column</w:t>
            </w:r>
          </w:p>
        </w:tc>
        <w:tc>
          <w:tcPr>
            <w:tcW w:w="3013" w:type="dxa"/>
          </w:tcPr>
          <w:p w:rsidR="005D17F5" w:rsidRPr="00163AD2" w:rsidRDefault="005D17F5" w:rsidP="003049C7">
            <w:pPr>
              <w:rPr>
                <w:b/>
              </w:rPr>
            </w:pPr>
            <w:r>
              <w:rPr>
                <w:b/>
              </w:rPr>
              <w:t>Datatype</w:t>
            </w:r>
          </w:p>
        </w:tc>
        <w:tc>
          <w:tcPr>
            <w:tcW w:w="3014" w:type="dxa"/>
          </w:tcPr>
          <w:p w:rsidR="005D17F5" w:rsidRPr="00163AD2" w:rsidRDefault="005D17F5" w:rsidP="003049C7">
            <w:pPr>
              <w:rPr>
                <w:b/>
              </w:rPr>
            </w:pPr>
            <w:r>
              <w:rPr>
                <w:b/>
              </w:rPr>
              <w:t>Description</w:t>
            </w:r>
          </w:p>
        </w:tc>
      </w:tr>
      <w:tr w:rsidR="005D17F5" w:rsidTr="003049C7">
        <w:trPr>
          <w:trHeight w:val="361"/>
        </w:trPr>
        <w:tc>
          <w:tcPr>
            <w:tcW w:w="3013" w:type="dxa"/>
          </w:tcPr>
          <w:p w:rsidR="005D17F5" w:rsidRDefault="005D17F5" w:rsidP="003049C7">
            <w:r>
              <w:t>Crash_id</w:t>
            </w:r>
          </w:p>
        </w:tc>
        <w:tc>
          <w:tcPr>
            <w:tcW w:w="3013" w:type="dxa"/>
          </w:tcPr>
          <w:p w:rsidR="005D17F5" w:rsidRDefault="00110753" w:rsidP="003049C7">
            <w:r>
              <w:t>I</w:t>
            </w:r>
            <w:r w:rsidR="005D17F5">
              <w:t>nt</w:t>
            </w:r>
          </w:p>
        </w:tc>
        <w:tc>
          <w:tcPr>
            <w:tcW w:w="3014" w:type="dxa"/>
          </w:tcPr>
          <w:p w:rsidR="005D17F5" w:rsidRDefault="005D17F5" w:rsidP="003049C7">
            <w:r>
              <w:t>Stores id for crash file , primary key</w:t>
            </w:r>
          </w:p>
        </w:tc>
      </w:tr>
      <w:tr w:rsidR="005D17F5" w:rsidTr="003049C7">
        <w:trPr>
          <w:trHeight w:val="361"/>
        </w:trPr>
        <w:tc>
          <w:tcPr>
            <w:tcW w:w="3013" w:type="dxa"/>
          </w:tcPr>
          <w:p w:rsidR="005D17F5" w:rsidRDefault="005D17F5" w:rsidP="003049C7">
            <w:r>
              <w:t>fileName</w:t>
            </w:r>
          </w:p>
        </w:tc>
        <w:tc>
          <w:tcPr>
            <w:tcW w:w="3013" w:type="dxa"/>
          </w:tcPr>
          <w:p w:rsidR="005D17F5" w:rsidRDefault="005D17F5" w:rsidP="003049C7">
            <w:r>
              <w:t>Nvharchar(50)</w:t>
            </w:r>
          </w:p>
        </w:tc>
        <w:tc>
          <w:tcPr>
            <w:tcW w:w="3014" w:type="dxa"/>
          </w:tcPr>
          <w:p w:rsidR="005D17F5" w:rsidRDefault="005D17F5" w:rsidP="00110753">
            <w:r>
              <w:t xml:space="preserve">Stores </w:t>
            </w:r>
            <w:r w:rsidR="00110753">
              <w:t>test cases file name</w:t>
            </w:r>
            <w:r>
              <w:t xml:space="preserve"> </w:t>
            </w:r>
          </w:p>
        </w:tc>
      </w:tr>
      <w:tr w:rsidR="005D17F5" w:rsidTr="003049C7">
        <w:trPr>
          <w:trHeight w:val="361"/>
        </w:trPr>
        <w:tc>
          <w:tcPr>
            <w:tcW w:w="3013" w:type="dxa"/>
          </w:tcPr>
          <w:p w:rsidR="005D17F5" w:rsidRDefault="005D17F5" w:rsidP="003049C7">
            <w:r>
              <w:t>Test id</w:t>
            </w:r>
          </w:p>
        </w:tc>
        <w:tc>
          <w:tcPr>
            <w:tcW w:w="3013" w:type="dxa"/>
          </w:tcPr>
          <w:p w:rsidR="005D17F5" w:rsidRDefault="00110753" w:rsidP="003049C7">
            <w:r>
              <w:t>I</w:t>
            </w:r>
            <w:r w:rsidR="005D17F5">
              <w:t>nt</w:t>
            </w:r>
          </w:p>
        </w:tc>
        <w:tc>
          <w:tcPr>
            <w:tcW w:w="3014" w:type="dxa"/>
          </w:tcPr>
          <w:p w:rsidR="005D17F5" w:rsidRDefault="005D17F5" w:rsidP="003049C7">
            <w:r>
              <w:t>Foreign key, identifies crash file to test number</w:t>
            </w:r>
          </w:p>
        </w:tc>
      </w:tr>
    </w:tbl>
    <w:p w:rsidR="005D17F5" w:rsidRPr="00AA6A11" w:rsidRDefault="005D17F5" w:rsidP="005D17F5"/>
    <w:p w:rsidR="00110753" w:rsidRDefault="00110753" w:rsidP="00110753">
      <w:pPr>
        <w:pStyle w:val="Caption"/>
        <w:keepNext/>
      </w:pPr>
      <w:r>
        <w:t>Table 6: The table for Test Results</w:t>
      </w:r>
    </w:p>
    <w:p w:rsidR="00110753" w:rsidRDefault="00110753" w:rsidP="00110753">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110753" w:rsidTr="003049C7">
        <w:trPr>
          <w:trHeight w:val="361"/>
        </w:trPr>
        <w:tc>
          <w:tcPr>
            <w:tcW w:w="3013" w:type="dxa"/>
          </w:tcPr>
          <w:p w:rsidR="00110753" w:rsidRPr="00163AD2" w:rsidRDefault="00110753" w:rsidP="003049C7">
            <w:pPr>
              <w:rPr>
                <w:b/>
              </w:rPr>
            </w:pPr>
            <w:r>
              <w:rPr>
                <w:b/>
              </w:rPr>
              <w:t>Column</w:t>
            </w:r>
          </w:p>
        </w:tc>
        <w:tc>
          <w:tcPr>
            <w:tcW w:w="3013" w:type="dxa"/>
          </w:tcPr>
          <w:p w:rsidR="00110753" w:rsidRPr="00163AD2" w:rsidRDefault="00110753" w:rsidP="003049C7">
            <w:pPr>
              <w:rPr>
                <w:b/>
              </w:rPr>
            </w:pPr>
            <w:r>
              <w:rPr>
                <w:b/>
              </w:rPr>
              <w:t>Datatype</w:t>
            </w:r>
          </w:p>
        </w:tc>
        <w:tc>
          <w:tcPr>
            <w:tcW w:w="3014" w:type="dxa"/>
          </w:tcPr>
          <w:p w:rsidR="00110753" w:rsidRPr="00163AD2" w:rsidRDefault="00110753" w:rsidP="003049C7">
            <w:pPr>
              <w:rPr>
                <w:b/>
              </w:rPr>
            </w:pPr>
            <w:r>
              <w:rPr>
                <w:b/>
              </w:rPr>
              <w:t>Description</w:t>
            </w:r>
          </w:p>
        </w:tc>
      </w:tr>
      <w:tr w:rsidR="00110753" w:rsidTr="003049C7">
        <w:trPr>
          <w:trHeight w:val="361"/>
        </w:trPr>
        <w:tc>
          <w:tcPr>
            <w:tcW w:w="3013" w:type="dxa"/>
          </w:tcPr>
          <w:p w:rsidR="00110753" w:rsidRDefault="00110753" w:rsidP="003049C7">
            <w:r>
              <w:t>No of Hangs</w:t>
            </w:r>
          </w:p>
        </w:tc>
        <w:tc>
          <w:tcPr>
            <w:tcW w:w="3013" w:type="dxa"/>
          </w:tcPr>
          <w:p w:rsidR="00110753" w:rsidRDefault="00110753" w:rsidP="003049C7">
            <w:r>
              <w:t>Int</w:t>
            </w:r>
          </w:p>
        </w:tc>
        <w:tc>
          <w:tcPr>
            <w:tcW w:w="3014" w:type="dxa"/>
          </w:tcPr>
          <w:p w:rsidR="00110753" w:rsidRDefault="00110753" w:rsidP="003049C7">
            <w:r>
              <w:t>Stores number of hangs occurred during fuzzing</w:t>
            </w:r>
          </w:p>
        </w:tc>
      </w:tr>
      <w:tr w:rsidR="00110753" w:rsidTr="003049C7">
        <w:trPr>
          <w:trHeight w:val="361"/>
        </w:trPr>
        <w:tc>
          <w:tcPr>
            <w:tcW w:w="3013" w:type="dxa"/>
          </w:tcPr>
          <w:p w:rsidR="00110753" w:rsidRDefault="00110753" w:rsidP="003049C7">
            <w:r>
              <w:t>No of Crashes</w:t>
            </w:r>
          </w:p>
        </w:tc>
        <w:tc>
          <w:tcPr>
            <w:tcW w:w="3013" w:type="dxa"/>
          </w:tcPr>
          <w:p w:rsidR="00110753" w:rsidRDefault="00110753" w:rsidP="003049C7">
            <w:r>
              <w:t>Int</w:t>
            </w:r>
          </w:p>
        </w:tc>
        <w:tc>
          <w:tcPr>
            <w:tcW w:w="3014" w:type="dxa"/>
          </w:tcPr>
          <w:p w:rsidR="00110753" w:rsidRDefault="00110753" w:rsidP="00110753">
            <w:r>
              <w:t>Stores number of crashes occurred during fuzzing</w:t>
            </w:r>
          </w:p>
        </w:tc>
      </w:tr>
      <w:tr w:rsidR="00110753" w:rsidTr="003049C7">
        <w:trPr>
          <w:trHeight w:val="361"/>
        </w:trPr>
        <w:tc>
          <w:tcPr>
            <w:tcW w:w="3013" w:type="dxa"/>
          </w:tcPr>
          <w:p w:rsidR="00110753" w:rsidRDefault="00110753" w:rsidP="003049C7">
            <w:r>
              <w:t>No of Cycle</w:t>
            </w:r>
          </w:p>
        </w:tc>
        <w:tc>
          <w:tcPr>
            <w:tcW w:w="3013" w:type="dxa"/>
          </w:tcPr>
          <w:p w:rsidR="00110753" w:rsidRDefault="00110753" w:rsidP="003049C7">
            <w:r>
              <w:t>Int</w:t>
            </w:r>
          </w:p>
        </w:tc>
        <w:tc>
          <w:tcPr>
            <w:tcW w:w="3014" w:type="dxa"/>
          </w:tcPr>
          <w:p w:rsidR="00110753" w:rsidRDefault="00110753" w:rsidP="00110753">
            <w:r>
              <w:t>Stores number of cycles occurred during fuzzing</w:t>
            </w:r>
          </w:p>
        </w:tc>
      </w:tr>
      <w:tr w:rsidR="00110753" w:rsidTr="003049C7">
        <w:trPr>
          <w:trHeight w:val="361"/>
        </w:trPr>
        <w:tc>
          <w:tcPr>
            <w:tcW w:w="3013" w:type="dxa"/>
          </w:tcPr>
          <w:p w:rsidR="00110753" w:rsidRDefault="00110753" w:rsidP="003049C7">
            <w:r>
              <w:t>Test_id</w:t>
            </w:r>
          </w:p>
        </w:tc>
        <w:tc>
          <w:tcPr>
            <w:tcW w:w="3013" w:type="dxa"/>
          </w:tcPr>
          <w:p w:rsidR="00110753" w:rsidRDefault="00110753" w:rsidP="003049C7">
            <w:r>
              <w:t>Int</w:t>
            </w:r>
          </w:p>
        </w:tc>
        <w:tc>
          <w:tcPr>
            <w:tcW w:w="3014" w:type="dxa"/>
          </w:tcPr>
          <w:p w:rsidR="00110753" w:rsidRDefault="00110753" w:rsidP="00110753">
            <w:r>
              <w:t>Foreign key, identifies item for specific test case</w:t>
            </w:r>
          </w:p>
        </w:tc>
      </w:tr>
    </w:tbl>
    <w:p w:rsidR="00110753" w:rsidRPr="00AA6A11" w:rsidRDefault="00110753" w:rsidP="00110753"/>
    <w:p w:rsidR="00110753" w:rsidRDefault="00110753" w:rsidP="00110753">
      <w:pPr>
        <w:pStyle w:val="Caption"/>
        <w:keepNext/>
      </w:pPr>
      <w:r>
        <w:t>Table 7: The table for Findings</w:t>
      </w:r>
    </w:p>
    <w:p w:rsidR="00110753" w:rsidRDefault="00110753" w:rsidP="00110753">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110753" w:rsidTr="003049C7">
        <w:trPr>
          <w:trHeight w:val="361"/>
        </w:trPr>
        <w:tc>
          <w:tcPr>
            <w:tcW w:w="3013" w:type="dxa"/>
          </w:tcPr>
          <w:p w:rsidR="00110753" w:rsidRPr="00163AD2" w:rsidRDefault="00110753" w:rsidP="003049C7">
            <w:pPr>
              <w:rPr>
                <w:b/>
              </w:rPr>
            </w:pPr>
            <w:r>
              <w:rPr>
                <w:b/>
              </w:rPr>
              <w:t>Column</w:t>
            </w:r>
          </w:p>
        </w:tc>
        <w:tc>
          <w:tcPr>
            <w:tcW w:w="3013" w:type="dxa"/>
          </w:tcPr>
          <w:p w:rsidR="00110753" w:rsidRPr="00163AD2" w:rsidRDefault="00110753" w:rsidP="003049C7">
            <w:pPr>
              <w:rPr>
                <w:b/>
              </w:rPr>
            </w:pPr>
            <w:r>
              <w:rPr>
                <w:b/>
              </w:rPr>
              <w:t>Datatype</w:t>
            </w:r>
          </w:p>
        </w:tc>
        <w:tc>
          <w:tcPr>
            <w:tcW w:w="3014" w:type="dxa"/>
          </w:tcPr>
          <w:p w:rsidR="00110753" w:rsidRPr="00163AD2" w:rsidRDefault="00110753" w:rsidP="003049C7">
            <w:pPr>
              <w:rPr>
                <w:b/>
              </w:rPr>
            </w:pPr>
            <w:r>
              <w:rPr>
                <w:b/>
              </w:rPr>
              <w:t>Description</w:t>
            </w:r>
          </w:p>
        </w:tc>
      </w:tr>
      <w:tr w:rsidR="00110753" w:rsidTr="003049C7">
        <w:trPr>
          <w:trHeight w:val="361"/>
        </w:trPr>
        <w:tc>
          <w:tcPr>
            <w:tcW w:w="3013" w:type="dxa"/>
          </w:tcPr>
          <w:p w:rsidR="00110753" w:rsidRDefault="00110753" w:rsidP="003049C7">
            <w:r>
              <w:t>Cycles executed</w:t>
            </w:r>
          </w:p>
        </w:tc>
        <w:tc>
          <w:tcPr>
            <w:tcW w:w="3013" w:type="dxa"/>
          </w:tcPr>
          <w:p w:rsidR="00110753" w:rsidRDefault="00110753" w:rsidP="003049C7">
            <w:r>
              <w:t>Int</w:t>
            </w:r>
          </w:p>
        </w:tc>
        <w:tc>
          <w:tcPr>
            <w:tcW w:w="3014" w:type="dxa"/>
          </w:tcPr>
          <w:p w:rsidR="00110753" w:rsidRDefault="00110753" w:rsidP="00110753">
            <w:r>
              <w:t>Stores number of cycles executed.</w:t>
            </w:r>
          </w:p>
        </w:tc>
      </w:tr>
      <w:tr w:rsidR="00110753" w:rsidTr="003049C7">
        <w:trPr>
          <w:trHeight w:val="361"/>
        </w:trPr>
        <w:tc>
          <w:tcPr>
            <w:tcW w:w="3013" w:type="dxa"/>
          </w:tcPr>
          <w:p w:rsidR="00110753" w:rsidRDefault="00110753" w:rsidP="003049C7">
            <w:r>
              <w:t>Speed/cycle</w:t>
            </w:r>
          </w:p>
        </w:tc>
        <w:tc>
          <w:tcPr>
            <w:tcW w:w="3013" w:type="dxa"/>
          </w:tcPr>
          <w:p w:rsidR="00110753" w:rsidRDefault="00110753" w:rsidP="003049C7">
            <w:r>
              <w:t>Int</w:t>
            </w:r>
          </w:p>
        </w:tc>
        <w:tc>
          <w:tcPr>
            <w:tcW w:w="3014" w:type="dxa"/>
          </w:tcPr>
          <w:p w:rsidR="00110753" w:rsidRDefault="00110753" w:rsidP="003049C7">
            <w:r>
              <w:t>Stores execution speed</w:t>
            </w:r>
          </w:p>
        </w:tc>
      </w:tr>
      <w:tr w:rsidR="00110753" w:rsidTr="003049C7">
        <w:trPr>
          <w:trHeight w:val="361"/>
        </w:trPr>
        <w:tc>
          <w:tcPr>
            <w:tcW w:w="3013" w:type="dxa"/>
          </w:tcPr>
          <w:p w:rsidR="00110753" w:rsidRDefault="00110753" w:rsidP="003049C7">
            <w:r>
              <w:t xml:space="preserve">Mutations done </w:t>
            </w:r>
          </w:p>
        </w:tc>
        <w:tc>
          <w:tcPr>
            <w:tcW w:w="3013" w:type="dxa"/>
          </w:tcPr>
          <w:p w:rsidR="00110753" w:rsidRDefault="00110753" w:rsidP="003049C7">
            <w:r>
              <w:t>Int</w:t>
            </w:r>
          </w:p>
        </w:tc>
        <w:tc>
          <w:tcPr>
            <w:tcW w:w="3014" w:type="dxa"/>
          </w:tcPr>
          <w:p w:rsidR="00110753" w:rsidRDefault="00110753" w:rsidP="003049C7">
            <w:r>
              <w:t>Stores number of mutation</w:t>
            </w:r>
          </w:p>
        </w:tc>
      </w:tr>
      <w:tr w:rsidR="00110753" w:rsidTr="003049C7">
        <w:trPr>
          <w:trHeight w:val="361"/>
        </w:trPr>
        <w:tc>
          <w:tcPr>
            <w:tcW w:w="3013" w:type="dxa"/>
          </w:tcPr>
          <w:p w:rsidR="00110753" w:rsidRDefault="00110753" w:rsidP="003049C7">
            <w:r>
              <w:t>Test_id</w:t>
            </w:r>
          </w:p>
        </w:tc>
        <w:tc>
          <w:tcPr>
            <w:tcW w:w="3013" w:type="dxa"/>
          </w:tcPr>
          <w:p w:rsidR="00110753" w:rsidRDefault="00110753" w:rsidP="003049C7">
            <w:r>
              <w:t>Int</w:t>
            </w:r>
          </w:p>
        </w:tc>
        <w:tc>
          <w:tcPr>
            <w:tcW w:w="3014" w:type="dxa"/>
          </w:tcPr>
          <w:p w:rsidR="00110753" w:rsidRDefault="00110753" w:rsidP="003049C7">
            <w:r>
              <w:t>Foreign key, identifies item for specific test case</w:t>
            </w:r>
          </w:p>
        </w:tc>
      </w:tr>
    </w:tbl>
    <w:p w:rsidR="00110753" w:rsidRPr="00AA6A11" w:rsidRDefault="00110753" w:rsidP="00110753"/>
    <w:p w:rsidR="00110753" w:rsidRDefault="00110753" w:rsidP="00110753">
      <w:pPr>
        <w:pStyle w:val="Caption"/>
        <w:keepNext/>
      </w:pPr>
      <w:r>
        <w:t>Table 8: The table for Mutations</w:t>
      </w:r>
    </w:p>
    <w:p w:rsidR="00110753" w:rsidRDefault="00110753" w:rsidP="00110753">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110753" w:rsidTr="003049C7">
        <w:trPr>
          <w:trHeight w:val="361"/>
        </w:trPr>
        <w:tc>
          <w:tcPr>
            <w:tcW w:w="3013" w:type="dxa"/>
          </w:tcPr>
          <w:p w:rsidR="00110753" w:rsidRPr="00163AD2" w:rsidRDefault="00110753" w:rsidP="003049C7">
            <w:pPr>
              <w:rPr>
                <w:b/>
              </w:rPr>
            </w:pPr>
            <w:r>
              <w:rPr>
                <w:b/>
              </w:rPr>
              <w:t>Column</w:t>
            </w:r>
          </w:p>
        </w:tc>
        <w:tc>
          <w:tcPr>
            <w:tcW w:w="3013" w:type="dxa"/>
          </w:tcPr>
          <w:p w:rsidR="00110753" w:rsidRPr="00163AD2" w:rsidRDefault="00110753" w:rsidP="003049C7">
            <w:pPr>
              <w:rPr>
                <w:b/>
              </w:rPr>
            </w:pPr>
            <w:r>
              <w:rPr>
                <w:b/>
              </w:rPr>
              <w:t>Datatype</w:t>
            </w:r>
          </w:p>
        </w:tc>
        <w:tc>
          <w:tcPr>
            <w:tcW w:w="3014" w:type="dxa"/>
          </w:tcPr>
          <w:p w:rsidR="00110753" w:rsidRPr="00163AD2" w:rsidRDefault="00110753" w:rsidP="003049C7">
            <w:pPr>
              <w:rPr>
                <w:b/>
              </w:rPr>
            </w:pPr>
            <w:r>
              <w:rPr>
                <w:b/>
              </w:rPr>
              <w:t>Description</w:t>
            </w:r>
          </w:p>
        </w:tc>
      </w:tr>
      <w:tr w:rsidR="00110753" w:rsidTr="003049C7">
        <w:trPr>
          <w:trHeight w:val="361"/>
        </w:trPr>
        <w:tc>
          <w:tcPr>
            <w:tcW w:w="3013" w:type="dxa"/>
          </w:tcPr>
          <w:p w:rsidR="00110753" w:rsidRDefault="00110753" w:rsidP="003049C7">
            <w:r>
              <w:t>Value</w:t>
            </w:r>
          </w:p>
        </w:tc>
        <w:tc>
          <w:tcPr>
            <w:tcW w:w="3013" w:type="dxa"/>
          </w:tcPr>
          <w:p w:rsidR="00110753" w:rsidRDefault="00110753" w:rsidP="003049C7">
            <w:r>
              <w:t>Nvarchar(50)</w:t>
            </w:r>
          </w:p>
        </w:tc>
        <w:tc>
          <w:tcPr>
            <w:tcW w:w="3014" w:type="dxa"/>
          </w:tcPr>
          <w:p w:rsidR="00110753" w:rsidRDefault="00110753" w:rsidP="003049C7">
            <w:r>
              <w:t>Value of payload</w:t>
            </w:r>
          </w:p>
        </w:tc>
      </w:tr>
      <w:tr w:rsidR="00110753" w:rsidTr="003049C7">
        <w:trPr>
          <w:trHeight w:val="361"/>
        </w:trPr>
        <w:tc>
          <w:tcPr>
            <w:tcW w:w="3013" w:type="dxa"/>
          </w:tcPr>
          <w:p w:rsidR="00110753" w:rsidRDefault="00110753" w:rsidP="003049C7">
            <w:r>
              <w:t>Type</w:t>
            </w:r>
          </w:p>
        </w:tc>
        <w:tc>
          <w:tcPr>
            <w:tcW w:w="3013" w:type="dxa"/>
          </w:tcPr>
          <w:p w:rsidR="00110753" w:rsidRDefault="00110753" w:rsidP="003049C7">
            <w:r>
              <w:t>Nvarchar(50)</w:t>
            </w:r>
          </w:p>
        </w:tc>
        <w:tc>
          <w:tcPr>
            <w:tcW w:w="3014" w:type="dxa"/>
          </w:tcPr>
          <w:p w:rsidR="00110753" w:rsidRDefault="00110753" w:rsidP="003049C7">
            <w:r>
              <w:t>Type of payload value</w:t>
            </w:r>
          </w:p>
        </w:tc>
      </w:tr>
      <w:tr w:rsidR="00110753" w:rsidTr="003049C7">
        <w:trPr>
          <w:trHeight w:val="361"/>
        </w:trPr>
        <w:tc>
          <w:tcPr>
            <w:tcW w:w="3013" w:type="dxa"/>
          </w:tcPr>
          <w:p w:rsidR="00110753" w:rsidRDefault="00110753" w:rsidP="003049C7">
            <w:r>
              <w:t>Fault</w:t>
            </w:r>
          </w:p>
        </w:tc>
        <w:tc>
          <w:tcPr>
            <w:tcW w:w="3013" w:type="dxa"/>
          </w:tcPr>
          <w:p w:rsidR="00110753" w:rsidRDefault="00110753" w:rsidP="003049C7">
            <w:r>
              <w:t>Int</w:t>
            </w:r>
          </w:p>
        </w:tc>
        <w:tc>
          <w:tcPr>
            <w:tcW w:w="3014" w:type="dxa"/>
          </w:tcPr>
          <w:p w:rsidR="00110753" w:rsidRDefault="00110753" w:rsidP="003049C7">
            <w:r>
              <w:t xml:space="preserve">Number of faults caused </w:t>
            </w:r>
          </w:p>
        </w:tc>
      </w:tr>
      <w:tr w:rsidR="00110753" w:rsidTr="003049C7">
        <w:trPr>
          <w:trHeight w:val="361"/>
        </w:trPr>
        <w:tc>
          <w:tcPr>
            <w:tcW w:w="3013" w:type="dxa"/>
          </w:tcPr>
          <w:p w:rsidR="00110753" w:rsidRDefault="00110753" w:rsidP="003049C7">
            <w:r>
              <w:lastRenderedPageBreak/>
              <w:t>Test_id</w:t>
            </w:r>
          </w:p>
        </w:tc>
        <w:tc>
          <w:tcPr>
            <w:tcW w:w="3013" w:type="dxa"/>
          </w:tcPr>
          <w:p w:rsidR="00110753" w:rsidRDefault="00110753" w:rsidP="003049C7">
            <w:r>
              <w:t>Int</w:t>
            </w:r>
          </w:p>
        </w:tc>
        <w:tc>
          <w:tcPr>
            <w:tcW w:w="3014" w:type="dxa"/>
          </w:tcPr>
          <w:p w:rsidR="00110753" w:rsidRDefault="00110753" w:rsidP="003049C7">
            <w:r>
              <w:t>Foreign key, identifies item for specific test case</w:t>
            </w:r>
          </w:p>
        </w:tc>
      </w:tr>
    </w:tbl>
    <w:p w:rsidR="00110753" w:rsidRPr="00AA6A11" w:rsidRDefault="00110753" w:rsidP="00110753"/>
    <w:p w:rsidR="00B01E2F" w:rsidRDefault="00B01E2F" w:rsidP="00B01E2F">
      <w:pPr>
        <w:pStyle w:val="Caption"/>
        <w:keepNext/>
      </w:pPr>
      <w:r>
        <w:t>Table 9: The table for Elements</w:t>
      </w:r>
    </w:p>
    <w:p w:rsidR="00B01E2F" w:rsidRDefault="00B01E2F" w:rsidP="00B01E2F">
      <w:r>
        <w:t>The table shows the attributes and their data types required for keeping record in the database of the User</w:t>
      </w:r>
    </w:p>
    <w:tbl>
      <w:tblPr>
        <w:tblStyle w:val="TableGrid"/>
        <w:tblW w:w="9040" w:type="dxa"/>
        <w:tblLook w:val="04A0" w:firstRow="1" w:lastRow="0" w:firstColumn="1" w:lastColumn="0" w:noHBand="0" w:noVBand="1"/>
      </w:tblPr>
      <w:tblGrid>
        <w:gridCol w:w="3013"/>
        <w:gridCol w:w="3013"/>
        <w:gridCol w:w="3014"/>
      </w:tblGrid>
      <w:tr w:rsidR="00B01E2F" w:rsidTr="003049C7">
        <w:trPr>
          <w:trHeight w:val="361"/>
        </w:trPr>
        <w:tc>
          <w:tcPr>
            <w:tcW w:w="3013" w:type="dxa"/>
          </w:tcPr>
          <w:p w:rsidR="00B01E2F" w:rsidRPr="00163AD2" w:rsidRDefault="00B01E2F" w:rsidP="003049C7">
            <w:pPr>
              <w:rPr>
                <w:b/>
              </w:rPr>
            </w:pPr>
            <w:r>
              <w:rPr>
                <w:b/>
              </w:rPr>
              <w:t>Column</w:t>
            </w:r>
          </w:p>
        </w:tc>
        <w:tc>
          <w:tcPr>
            <w:tcW w:w="3013" w:type="dxa"/>
          </w:tcPr>
          <w:p w:rsidR="00B01E2F" w:rsidRPr="00163AD2" w:rsidRDefault="00B01E2F" w:rsidP="003049C7">
            <w:pPr>
              <w:rPr>
                <w:b/>
              </w:rPr>
            </w:pPr>
            <w:r>
              <w:rPr>
                <w:b/>
              </w:rPr>
              <w:t>Datatype</w:t>
            </w:r>
          </w:p>
        </w:tc>
        <w:tc>
          <w:tcPr>
            <w:tcW w:w="3014" w:type="dxa"/>
          </w:tcPr>
          <w:p w:rsidR="00B01E2F" w:rsidRPr="00163AD2" w:rsidRDefault="00B01E2F" w:rsidP="003049C7">
            <w:pPr>
              <w:rPr>
                <w:b/>
              </w:rPr>
            </w:pPr>
            <w:r>
              <w:rPr>
                <w:b/>
              </w:rPr>
              <w:t>Description</w:t>
            </w:r>
          </w:p>
        </w:tc>
      </w:tr>
      <w:tr w:rsidR="00B01E2F" w:rsidTr="003049C7">
        <w:trPr>
          <w:trHeight w:val="361"/>
        </w:trPr>
        <w:tc>
          <w:tcPr>
            <w:tcW w:w="3013" w:type="dxa"/>
          </w:tcPr>
          <w:p w:rsidR="00B01E2F" w:rsidRDefault="00B01E2F" w:rsidP="003049C7">
            <w:r>
              <w:t>Iteration</w:t>
            </w:r>
          </w:p>
        </w:tc>
        <w:tc>
          <w:tcPr>
            <w:tcW w:w="3013" w:type="dxa"/>
          </w:tcPr>
          <w:p w:rsidR="00B01E2F" w:rsidRDefault="00B01E2F" w:rsidP="003049C7">
            <w:r>
              <w:t>Int</w:t>
            </w:r>
          </w:p>
        </w:tc>
        <w:tc>
          <w:tcPr>
            <w:tcW w:w="3014" w:type="dxa"/>
          </w:tcPr>
          <w:p w:rsidR="00B01E2F" w:rsidRDefault="00B01E2F" w:rsidP="003049C7">
            <w:r>
              <w:t>Number of iterations</w:t>
            </w:r>
          </w:p>
        </w:tc>
      </w:tr>
      <w:tr w:rsidR="00B01E2F" w:rsidTr="003049C7">
        <w:trPr>
          <w:trHeight w:val="361"/>
        </w:trPr>
        <w:tc>
          <w:tcPr>
            <w:tcW w:w="3013" w:type="dxa"/>
          </w:tcPr>
          <w:p w:rsidR="00B01E2F" w:rsidRDefault="00B01E2F" w:rsidP="003049C7">
            <w:r>
              <w:t>Element</w:t>
            </w:r>
          </w:p>
        </w:tc>
        <w:tc>
          <w:tcPr>
            <w:tcW w:w="3013" w:type="dxa"/>
          </w:tcPr>
          <w:p w:rsidR="00B01E2F" w:rsidRDefault="00B01E2F" w:rsidP="003049C7">
            <w:r>
              <w:t>Nvarchar(50)</w:t>
            </w:r>
          </w:p>
        </w:tc>
        <w:tc>
          <w:tcPr>
            <w:tcW w:w="3014" w:type="dxa"/>
          </w:tcPr>
          <w:p w:rsidR="00B01E2F" w:rsidRDefault="00B01E2F" w:rsidP="003049C7">
            <w:r>
              <w:t>Element that caused fault.</w:t>
            </w:r>
          </w:p>
        </w:tc>
      </w:tr>
      <w:tr w:rsidR="00B01E2F" w:rsidTr="003049C7">
        <w:trPr>
          <w:trHeight w:val="361"/>
        </w:trPr>
        <w:tc>
          <w:tcPr>
            <w:tcW w:w="3013" w:type="dxa"/>
          </w:tcPr>
          <w:p w:rsidR="00B01E2F" w:rsidRDefault="00B01E2F" w:rsidP="003049C7">
            <w:r>
              <w:t>Fault</w:t>
            </w:r>
          </w:p>
        </w:tc>
        <w:tc>
          <w:tcPr>
            <w:tcW w:w="3013" w:type="dxa"/>
          </w:tcPr>
          <w:p w:rsidR="00B01E2F" w:rsidRDefault="00B01E2F" w:rsidP="003049C7">
            <w:r>
              <w:t>Int</w:t>
            </w:r>
          </w:p>
        </w:tc>
        <w:tc>
          <w:tcPr>
            <w:tcW w:w="3014" w:type="dxa"/>
          </w:tcPr>
          <w:p w:rsidR="00B01E2F" w:rsidRDefault="00B01E2F" w:rsidP="003049C7">
            <w:r>
              <w:t xml:space="preserve">Number of faults caused </w:t>
            </w:r>
          </w:p>
        </w:tc>
      </w:tr>
      <w:tr w:rsidR="00B01E2F" w:rsidTr="003049C7">
        <w:trPr>
          <w:trHeight w:val="361"/>
        </w:trPr>
        <w:tc>
          <w:tcPr>
            <w:tcW w:w="3013" w:type="dxa"/>
          </w:tcPr>
          <w:p w:rsidR="00B01E2F" w:rsidRDefault="00B01E2F" w:rsidP="003049C7">
            <w:r>
              <w:t>Test_id</w:t>
            </w:r>
          </w:p>
        </w:tc>
        <w:tc>
          <w:tcPr>
            <w:tcW w:w="3013" w:type="dxa"/>
          </w:tcPr>
          <w:p w:rsidR="00B01E2F" w:rsidRDefault="00B01E2F" w:rsidP="003049C7">
            <w:r>
              <w:t>Int</w:t>
            </w:r>
          </w:p>
        </w:tc>
        <w:tc>
          <w:tcPr>
            <w:tcW w:w="3014" w:type="dxa"/>
          </w:tcPr>
          <w:p w:rsidR="00B01E2F" w:rsidRDefault="00B01E2F" w:rsidP="003049C7">
            <w:r>
              <w:t>Foreign key, identifies item for specific test case</w:t>
            </w:r>
          </w:p>
        </w:tc>
      </w:tr>
    </w:tbl>
    <w:p w:rsidR="00B01E2F" w:rsidRPr="00AA6A11" w:rsidRDefault="00B01E2F" w:rsidP="00B01E2F"/>
    <w:p w:rsidR="00163AD2" w:rsidRPr="00163AD2" w:rsidRDefault="00163AD2">
      <w:pPr>
        <w:pStyle w:val="Heading1"/>
        <w:sectPr w:rsidR="00163AD2" w:rsidRPr="00163AD2" w:rsidSect="003D48EB">
          <w:pgSz w:w="11909" w:h="16834" w:code="9"/>
          <w:pgMar w:top="1440" w:right="1440" w:bottom="1440" w:left="1440" w:header="720" w:footer="720" w:gutter="0"/>
          <w:cols w:space="720"/>
          <w:docGrid w:linePitch="360"/>
        </w:sectPr>
      </w:pPr>
    </w:p>
    <w:p w:rsidR="004E5FC8" w:rsidRPr="008B57AF" w:rsidRDefault="004E5FC8">
      <w:pPr>
        <w:pStyle w:val="Heading1"/>
      </w:pPr>
      <w:bookmarkStart w:id="107" w:name="_Toc19544175"/>
      <w:bookmarkStart w:id="108" w:name="_Toc19544221"/>
      <w:bookmarkStart w:id="109" w:name="_Toc23336608"/>
      <w:r w:rsidRPr="008B57AF">
        <w:lastRenderedPageBreak/>
        <w:t>Risk Analysis</w:t>
      </w:r>
      <w:bookmarkEnd w:id="106"/>
      <w:bookmarkEnd w:id="107"/>
      <w:bookmarkEnd w:id="108"/>
      <w:bookmarkEnd w:id="109"/>
    </w:p>
    <w:p w:rsidR="004E5FC8" w:rsidRPr="009235AA" w:rsidRDefault="004E5FC8" w:rsidP="004E5FC8">
      <w:pPr>
        <w:pStyle w:val="BodyText"/>
      </w:pPr>
      <w:r w:rsidRPr="009235AA">
        <w:t xml:space="preserve">List and explain the risks that maybe encountered during the project. For e.g.: technical risks, business risks etc. </w:t>
      </w:r>
    </w:p>
    <w:p w:rsidR="00310CE1" w:rsidRDefault="00310CE1">
      <w:pPr>
        <w:pStyle w:val="Heading1"/>
        <w:sectPr w:rsidR="00310CE1" w:rsidSect="003D48EB">
          <w:pgSz w:w="11909" w:h="16834" w:code="9"/>
          <w:pgMar w:top="1440" w:right="1440" w:bottom="1440" w:left="1440" w:header="720" w:footer="720" w:gutter="0"/>
          <w:cols w:space="720"/>
          <w:docGrid w:linePitch="360"/>
        </w:sectPr>
      </w:pPr>
      <w:bookmarkStart w:id="110" w:name="_Toc5527851"/>
    </w:p>
    <w:p w:rsidR="004E5FC8" w:rsidRPr="008B57AF" w:rsidRDefault="004E5FC8">
      <w:pPr>
        <w:pStyle w:val="Heading1"/>
      </w:pPr>
      <w:bookmarkStart w:id="111" w:name="_Toc19544176"/>
      <w:bookmarkStart w:id="112" w:name="_Toc19544222"/>
      <w:bookmarkStart w:id="113" w:name="_Toc23336609"/>
      <w:r w:rsidRPr="008B57AF">
        <w:lastRenderedPageBreak/>
        <w:t>System Requirements</w:t>
      </w:r>
      <w:bookmarkEnd w:id="53"/>
      <w:bookmarkEnd w:id="110"/>
      <w:bookmarkEnd w:id="111"/>
      <w:bookmarkEnd w:id="112"/>
      <w:bookmarkEnd w:id="113"/>
    </w:p>
    <w:p w:rsidR="00982BDF" w:rsidRPr="009235AA" w:rsidRDefault="00982BDF" w:rsidP="00982BDF">
      <w:pPr>
        <w:pStyle w:val="BodyText"/>
      </w:pPr>
      <w:r w:rsidRPr="009235AA">
        <w:t xml:space="preserve">List the hardware and software requirements that will be required to develop and deploy the project. </w:t>
      </w:r>
    </w:p>
    <w:p w:rsidR="004E5FC8" w:rsidRPr="008B57AF" w:rsidRDefault="004E5FC8" w:rsidP="004E5FC8">
      <w:pPr>
        <w:pStyle w:val="Heading2"/>
        <w:rPr>
          <w:rFonts w:ascii="Times New Roman" w:hAnsi="Times New Roman" w:cs="Times New Roman"/>
        </w:rPr>
      </w:pPr>
      <w:bookmarkStart w:id="114" w:name="_Toc5527852"/>
      <w:bookmarkStart w:id="115" w:name="_Toc19544223"/>
      <w:bookmarkStart w:id="116" w:name="_Toc23336610"/>
      <w:r w:rsidRPr="008B57AF">
        <w:rPr>
          <w:rFonts w:ascii="Times New Roman" w:hAnsi="Times New Roman" w:cs="Times New Roman"/>
        </w:rPr>
        <w:t>Hardware Requirements</w:t>
      </w:r>
      <w:bookmarkEnd w:id="114"/>
      <w:bookmarkEnd w:id="115"/>
      <w:bookmarkEnd w:id="116"/>
    </w:p>
    <w:p w:rsidR="00E43A92" w:rsidRPr="008B57AF" w:rsidRDefault="004E5FC8" w:rsidP="004E5FC8">
      <w:pPr>
        <w:pStyle w:val="Heading2"/>
        <w:rPr>
          <w:rFonts w:ascii="Times New Roman" w:hAnsi="Times New Roman" w:cs="Times New Roman"/>
        </w:rPr>
      </w:pPr>
      <w:bookmarkStart w:id="117" w:name="_Toc5527853"/>
      <w:bookmarkStart w:id="118" w:name="_Toc19544224"/>
      <w:bookmarkStart w:id="119" w:name="_Toc23336611"/>
      <w:r w:rsidRPr="008B57AF">
        <w:rPr>
          <w:rFonts w:ascii="Times New Roman" w:hAnsi="Times New Roman" w:cs="Times New Roman"/>
        </w:rPr>
        <w:t>Software Requirements</w:t>
      </w:r>
      <w:bookmarkEnd w:id="117"/>
      <w:bookmarkEnd w:id="118"/>
      <w:bookmarkEnd w:id="119"/>
    </w:p>
    <w:bookmarkEnd w:id="12"/>
    <w:p w:rsidR="00310CE1" w:rsidRDefault="00310CE1">
      <w:pPr>
        <w:pStyle w:val="Heading1"/>
        <w:sectPr w:rsidR="00310CE1" w:rsidSect="003D48EB">
          <w:pgSz w:w="11909" w:h="16834" w:code="9"/>
          <w:pgMar w:top="1440" w:right="1440" w:bottom="1440" w:left="1440" w:header="720" w:footer="720" w:gutter="0"/>
          <w:cols w:space="720"/>
          <w:docGrid w:linePitch="360"/>
        </w:sectPr>
      </w:pPr>
    </w:p>
    <w:p w:rsidR="007A0BDA" w:rsidRPr="008B57AF" w:rsidRDefault="007A0BDA">
      <w:pPr>
        <w:pStyle w:val="Heading1"/>
      </w:pPr>
      <w:bookmarkStart w:id="120" w:name="_Toc19544177"/>
      <w:bookmarkStart w:id="121" w:name="_Toc19544225"/>
      <w:bookmarkStart w:id="122" w:name="_Toc23336612"/>
      <w:r w:rsidRPr="008B57AF">
        <w:lastRenderedPageBreak/>
        <w:t>References</w:t>
      </w:r>
      <w:bookmarkEnd w:id="120"/>
      <w:bookmarkEnd w:id="121"/>
      <w:bookmarkEnd w:id="122"/>
    </w:p>
    <w:p w:rsidR="006C00C6" w:rsidRPr="008B57AF" w:rsidRDefault="00DF2095" w:rsidP="00054374">
      <w:pPr>
        <w:pStyle w:val="BodyText"/>
      </w:pPr>
      <w:r w:rsidRPr="009235AA">
        <w:t>List all important sources of information which have been consulted for this project</w:t>
      </w:r>
    </w:p>
    <w:p w:rsidR="00310CE1" w:rsidRDefault="00310CE1">
      <w:pPr>
        <w:pStyle w:val="Heading1"/>
        <w:sectPr w:rsidR="00310CE1" w:rsidSect="003D48EB">
          <w:pgSz w:w="11909" w:h="16834" w:code="9"/>
          <w:pgMar w:top="1440" w:right="1440" w:bottom="1440" w:left="1440" w:header="720" w:footer="720" w:gutter="0"/>
          <w:cols w:space="720"/>
          <w:docGrid w:linePitch="360"/>
        </w:sectPr>
      </w:pPr>
    </w:p>
    <w:p w:rsidR="006704B8" w:rsidRPr="008B57AF" w:rsidRDefault="002A4BA7">
      <w:pPr>
        <w:pStyle w:val="Heading1"/>
      </w:pPr>
      <w:bookmarkStart w:id="123" w:name="_Toc19544178"/>
      <w:bookmarkStart w:id="124" w:name="_Toc19544226"/>
      <w:bookmarkStart w:id="125" w:name="_Toc23336613"/>
      <w:r w:rsidRPr="008B57AF">
        <w:lastRenderedPageBreak/>
        <w:t>Appendix</w:t>
      </w:r>
      <w:bookmarkEnd w:id="123"/>
      <w:bookmarkEnd w:id="124"/>
      <w:bookmarkEnd w:id="125"/>
    </w:p>
    <w:p w:rsidR="00DD279C" w:rsidRPr="009235AA" w:rsidRDefault="00DD279C" w:rsidP="00DD279C">
      <w:pPr>
        <w:pStyle w:val="BodyText"/>
      </w:pPr>
      <w:r w:rsidRPr="009235AA">
        <w:t xml:space="preserve">This section should include all supporting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rsidR="00DD279C" w:rsidRPr="009235AA" w:rsidRDefault="00DD279C" w:rsidP="00DD279C">
      <w:pPr>
        <w:pStyle w:val="BodyText"/>
      </w:pPr>
      <w:r w:rsidRPr="009235AA">
        <w:t xml:space="preserve">Cite the appendix items in the report narrative (write "see Appendix A") and organize appendices (e.g., Appendix A, Appendix B, </w:t>
      </w:r>
    </w:p>
    <w:p w:rsidR="00DD279C" w:rsidRPr="009235AA" w:rsidRDefault="00DD279C" w:rsidP="00DD279C">
      <w:pPr>
        <w:pStyle w:val="BodyText"/>
      </w:pPr>
      <w:r w:rsidRPr="009235AA">
        <w:t>Any tables, figures, forms, or other materials that are not totally central to the analysis but that need to be included are placed in the Appendix.</w:t>
      </w:r>
    </w:p>
    <w:p w:rsidR="005A4180" w:rsidRDefault="00111E3C">
      <w:pPr>
        <w:pStyle w:val="Heading1"/>
        <w:rPr>
          <w:lang w:val="en-GB"/>
        </w:rPr>
      </w:pPr>
      <w:r w:rsidRPr="008B57AF">
        <w:rPr>
          <w:lang w:val="en-GB"/>
        </w:rPr>
        <w:br w:type="page"/>
      </w:r>
      <w:bookmarkStart w:id="126" w:name="_Toc19544179"/>
      <w:bookmarkStart w:id="127" w:name="_Toc19544227"/>
      <w:bookmarkStart w:id="128" w:name="_Toc23336614"/>
      <w:r w:rsidR="005A4180" w:rsidRPr="008B57AF">
        <w:rPr>
          <w:lang w:val="en-GB"/>
        </w:rPr>
        <w:lastRenderedPageBreak/>
        <w:t>Formatting Guidelines</w:t>
      </w:r>
      <w:r w:rsidR="00EB7747">
        <w:rPr>
          <w:lang w:val="en-GB"/>
        </w:rPr>
        <w:t xml:space="preserve"> (This</w:t>
      </w:r>
      <w:r w:rsidR="005A161E">
        <w:rPr>
          <w:lang w:val="en-GB"/>
        </w:rPr>
        <w:t xml:space="preserve"> chapter</w:t>
      </w:r>
      <w:r w:rsidR="00EB7747">
        <w:rPr>
          <w:lang w:val="en-GB"/>
        </w:rPr>
        <w:t xml:space="preserve"> is not part of FS)</w:t>
      </w:r>
      <w:bookmarkEnd w:id="126"/>
      <w:bookmarkEnd w:id="127"/>
      <w:bookmarkEnd w:id="128"/>
    </w:p>
    <w:p w:rsidR="0052222B" w:rsidRPr="009235AA" w:rsidRDefault="0052222B" w:rsidP="0052222B">
      <w:pPr>
        <w:pStyle w:val="BodyText"/>
        <w:rPr>
          <w:lang w:val="en-GB"/>
        </w:rPr>
      </w:pPr>
      <w:r w:rsidRPr="009235AA">
        <w:rPr>
          <w:lang w:val="en-GB"/>
        </w:rPr>
        <w:t xml:space="preserve">This document also serves as style guide for final year project reports. In order to give a similar high quality appearance to all final year software project reports this template uses a collection of predefined Microsoft Word formatting styles. </w:t>
      </w:r>
      <w:r w:rsidRPr="009235AA">
        <w:rPr>
          <w:b/>
          <w:bCs/>
          <w:lang w:val="en-GB"/>
        </w:rPr>
        <w:t>These styles should be used without modification or replacement.</w:t>
      </w:r>
      <w:r w:rsidRPr="009235AA">
        <w:rPr>
          <w:lang w:val="en-GB"/>
        </w:rPr>
        <w:t xml:space="preserve"> Following styles have been used </w:t>
      </w:r>
    </w:p>
    <w:p w:rsidR="0052222B" w:rsidRPr="00D743D5" w:rsidRDefault="0052222B" w:rsidP="0052222B">
      <w:pPr>
        <w:pStyle w:val="Bullet"/>
      </w:pPr>
      <w:r w:rsidRPr="00D743D5">
        <w:rPr>
          <w:b/>
        </w:rPr>
        <w:t>Title</w:t>
      </w:r>
      <w:r>
        <w:t xml:space="preserve"> – the main title style</w:t>
      </w:r>
    </w:p>
    <w:p w:rsidR="0052222B" w:rsidRPr="00D743D5" w:rsidRDefault="0052222B" w:rsidP="0052222B">
      <w:pPr>
        <w:pStyle w:val="Bullet"/>
      </w:pPr>
      <w:r>
        <w:rPr>
          <w:b/>
        </w:rPr>
        <w:t>Title2</w:t>
      </w:r>
      <w:r>
        <w:t xml:space="preserve"> – the subtitle style</w:t>
      </w:r>
    </w:p>
    <w:p w:rsidR="0052222B" w:rsidRPr="00D743D5" w:rsidRDefault="0052222B" w:rsidP="0052222B">
      <w:pPr>
        <w:pStyle w:val="Bullet"/>
      </w:pPr>
      <w:r w:rsidRPr="00D743D5">
        <w:rPr>
          <w:b/>
        </w:rPr>
        <w:t>Heading 1, Heading 2, Heading 3</w:t>
      </w:r>
      <w:r w:rsidRPr="00D743D5">
        <w:t xml:space="preserve"> – styles for different levels of section hea</w:t>
      </w:r>
      <w:r>
        <w:t>dings</w:t>
      </w:r>
    </w:p>
    <w:p w:rsidR="0052222B" w:rsidRPr="00D743D5" w:rsidRDefault="0052222B" w:rsidP="0052222B">
      <w:pPr>
        <w:pStyle w:val="Bullet"/>
      </w:pPr>
      <w:r w:rsidRPr="00D743D5">
        <w:rPr>
          <w:b/>
        </w:rPr>
        <w:t>Body Text</w:t>
      </w:r>
      <w:r w:rsidRPr="00D743D5">
        <w:t xml:space="preserve"> – style for paragraphs</w:t>
      </w:r>
    </w:p>
    <w:p w:rsidR="0052222B" w:rsidRDefault="0052222B" w:rsidP="0052222B">
      <w:pPr>
        <w:pStyle w:val="Bullet"/>
      </w:pPr>
      <w:r w:rsidRPr="00D743D5">
        <w:rPr>
          <w:b/>
        </w:rPr>
        <w:t>Caption</w:t>
      </w:r>
      <w:r w:rsidRPr="00D743D5">
        <w:t xml:space="preserve"> – the styl</w:t>
      </w:r>
      <w:r>
        <w:t>e for a figure or table caption</w:t>
      </w:r>
    </w:p>
    <w:p w:rsidR="0052222B" w:rsidRDefault="0052222B" w:rsidP="0052222B">
      <w:pPr>
        <w:pStyle w:val="Bullet"/>
      </w:pPr>
      <w:r>
        <w:rPr>
          <w:b/>
        </w:rPr>
        <w:t xml:space="preserve">Table Description </w:t>
      </w:r>
      <w:r>
        <w:t>– the style for description of table</w:t>
      </w:r>
    </w:p>
    <w:p w:rsidR="0052222B" w:rsidRPr="00D743D5" w:rsidRDefault="0052222B" w:rsidP="0052222B">
      <w:pPr>
        <w:pStyle w:val="Bullet"/>
      </w:pPr>
      <w:r>
        <w:rPr>
          <w:b/>
        </w:rPr>
        <w:t xml:space="preserve">Figure Description </w:t>
      </w:r>
      <w:r w:rsidRPr="00AA728B">
        <w:t>-</w:t>
      </w:r>
      <w:r>
        <w:t xml:space="preserve"> the style for description of figure</w:t>
      </w:r>
    </w:p>
    <w:p w:rsidR="0052222B" w:rsidRDefault="0052222B" w:rsidP="0052222B">
      <w:pPr>
        <w:pStyle w:val="Bullet"/>
      </w:pPr>
      <w:r w:rsidRPr="00D743D5">
        <w:rPr>
          <w:b/>
        </w:rPr>
        <w:t>Code</w:t>
      </w:r>
      <w:r w:rsidRPr="00D743D5">
        <w:t xml:space="preserve"> – th</w:t>
      </w:r>
      <w:r>
        <w:t>e style for program source code</w:t>
      </w:r>
    </w:p>
    <w:p w:rsidR="0052222B" w:rsidRPr="00D743D5" w:rsidRDefault="0052222B" w:rsidP="0052222B">
      <w:pPr>
        <w:pStyle w:val="Bullet"/>
      </w:pPr>
      <w:r>
        <w:rPr>
          <w:b/>
        </w:rPr>
        <w:t xml:space="preserve">Table Header Row </w:t>
      </w:r>
      <w:r>
        <w:t>– Style for the header row of table</w:t>
      </w:r>
    </w:p>
    <w:p w:rsidR="0052222B" w:rsidRPr="00D743D5" w:rsidRDefault="0052222B" w:rsidP="0052222B">
      <w:pPr>
        <w:pStyle w:val="Bullet"/>
      </w:pPr>
      <w:r w:rsidRPr="00D743D5">
        <w:rPr>
          <w:b/>
        </w:rPr>
        <w:t>Table Grid</w:t>
      </w:r>
      <w:r>
        <w:t xml:space="preserve"> – the style for the data rows in the tables</w:t>
      </w:r>
    </w:p>
    <w:p w:rsidR="0052222B" w:rsidRDefault="0052222B" w:rsidP="0052222B">
      <w:pPr>
        <w:pStyle w:val="Bullet"/>
      </w:pPr>
      <w:r w:rsidRPr="00D743D5">
        <w:rPr>
          <w:b/>
        </w:rPr>
        <w:t>Reference</w:t>
      </w:r>
      <w:r>
        <w:t xml:space="preserve"> – The style for reference</w:t>
      </w:r>
    </w:p>
    <w:p w:rsidR="0052222B" w:rsidRDefault="0052222B" w:rsidP="0052222B">
      <w:pPr>
        <w:pStyle w:val="Bullet"/>
      </w:pPr>
      <w:r>
        <w:rPr>
          <w:b/>
        </w:rPr>
        <w:t xml:space="preserve">Bullets </w:t>
      </w:r>
      <w:r>
        <w:t>– The style for this list</w:t>
      </w:r>
    </w:p>
    <w:p w:rsidR="0052222B" w:rsidRPr="00D743D5" w:rsidRDefault="0052222B" w:rsidP="0052222B">
      <w:pPr>
        <w:pStyle w:val="Bullet"/>
      </w:pPr>
      <w:r w:rsidRPr="00D743D5">
        <w:rPr>
          <w:b/>
        </w:rPr>
        <w:t>Numbered</w:t>
      </w:r>
      <w:r>
        <w:t xml:space="preserve"> – Style for numbered list</w:t>
      </w: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Default="0052222B" w:rsidP="0052222B">
      <w:pPr>
        <w:pStyle w:val="BodyText"/>
      </w:pPr>
    </w:p>
    <w:p w:rsidR="0052222B" w:rsidRPr="00B17CBA" w:rsidRDefault="0052222B" w:rsidP="0052222B">
      <w:pPr>
        <w:pStyle w:val="BodyText"/>
      </w:pPr>
      <w:r>
        <w:lastRenderedPageBreak/>
        <w:t xml:space="preserve">Press Ctrl+Shift+S to see list of styles mentioned above. Figure 1 shows the Apply Style window displaying the list of styles. Select any text then press Ctrl+Shift+S, the Apply Style window will show you the current style applied on that text and if required, you can change the style by selecting any other style from the “Style Name” dropdown. </w:t>
      </w:r>
    </w:p>
    <w:p w:rsidR="0052222B" w:rsidRDefault="0052222B" w:rsidP="0052222B">
      <w:pPr>
        <w:pStyle w:val="FigureDescription"/>
      </w:pPr>
      <w:r>
        <w:rPr>
          <w:noProof/>
          <w:lang w:val="en-US"/>
        </w:rPr>
        <mc:AlternateContent>
          <mc:Choice Requires="wps">
            <w:drawing>
              <wp:anchor distT="0" distB="0" distL="114300" distR="114300" simplePos="0" relativeHeight="251666944" behindDoc="0" locked="0" layoutInCell="1" allowOverlap="1" wp14:anchorId="4336613C" wp14:editId="183D208D">
                <wp:simplePos x="0" y="0"/>
                <wp:positionH relativeFrom="column">
                  <wp:posOffset>-635</wp:posOffset>
                </wp:positionH>
                <wp:positionV relativeFrom="paragraph">
                  <wp:posOffset>2607945</wp:posOffset>
                </wp:positionV>
                <wp:extent cx="57327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rsidR="00116551" w:rsidRPr="002B3DBF" w:rsidRDefault="00116551" w:rsidP="0052222B">
                            <w:pPr>
                              <w:pStyle w:val="Caption"/>
                              <w:rPr>
                                <w:sz w:val="24"/>
                                <w:szCs w:val="24"/>
                              </w:rPr>
                            </w:pPr>
                            <w:bookmarkStart w:id="129" w:name="_Toc19544930"/>
                            <w:bookmarkStart w:id="130" w:name="_Toc19699616"/>
                            <w:bookmarkStart w:id="131" w:name="_Toc1970020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6613C" id="_x0000_t202" coordsize="21600,21600" o:spt="202" path="m,l,21600r21600,l21600,xe">
                <v:stroke joinstyle="miter"/>
                <v:path gradientshapeok="t" o:connecttype="rect"/>
              </v:shapetype>
              <v:shape id="Text Box 6" o:spid="_x0000_s1026" type="#_x0000_t202" style="position:absolute;left:0;text-align:left;margin-left:-.05pt;margin-top:205.35pt;width:451.4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sqMAIAAGs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" stroked="f">
                <v:textbox style="mso-fit-shape-to-text:t" inset="0,0,0,0">
                  <w:txbxContent>
                    <w:p w:rsidR="00116551" w:rsidRPr="002B3DBF" w:rsidRDefault="00116551" w:rsidP="0052222B">
                      <w:pPr>
                        <w:pStyle w:val="Caption"/>
                        <w:rPr>
                          <w:sz w:val="24"/>
                          <w:szCs w:val="24"/>
                        </w:rPr>
                      </w:pPr>
                      <w:bookmarkStart w:id="132" w:name="_Toc19544930"/>
                      <w:bookmarkStart w:id="133" w:name="_Toc19699616"/>
                      <w:bookmarkStart w:id="134" w:name="_Toc1970020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32"/>
                      <w:bookmarkEnd w:id="133"/>
                      <w:bookmarkEnd w:id="134"/>
                    </w:p>
                  </w:txbxContent>
                </v:textbox>
                <w10:wrap type="topAndBottom"/>
              </v:shape>
            </w:pict>
          </mc:Fallback>
        </mc:AlternateContent>
      </w:r>
      <w:r w:rsidRPr="00C37F1A">
        <w:rPr>
          <w:noProof/>
          <w:lang w:val="en-US"/>
        </w:rPr>
        <w:drawing>
          <wp:anchor distT="0" distB="0" distL="114300" distR="114300" simplePos="0" relativeHeight="251665920" behindDoc="0" locked="0" layoutInCell="1" allowOverlap="1" wp14:anchorId="7C168E52" wp14:editId="085EDC79">
            <wp:simplePos x="0" y="0"/>
            <wp:positionH relativeFrom="page">
              <wp:align>center</wp:align>
            </wp:positionH>
            <wp:positionV relativeFrom="paragraph">
              <wp:posOffset>0</wp:posOffset>
            </wp:positionV>
            <wp:extent cx="5733288" cy="2551176"/>
            <wp:effectExtent l="19050" t="19050" r="20320"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This is brief description of above figure.</w:t>
      </w:r>
    </w:p>
    <w:p w:rsidR="0052222B" w:rsidRPr="003D459C" w:rsidRDefault="0052222B" w:rsidP="0052222B">
      <w:pPr>
        <w:pStyle w:val="BodyText"/>
        <w:rPr>
          <w:lang w:val="en-GB"/>
        </w:rPr>
      </w:pPr>
    </w:p>
    <w:p w:rsidR="0052222B" w:rsidRPr="001202BF" w:rsidRDefault="0052222B" w:rsidP="0052222B">
      <w:pPr>
        <w:pStyle w:val="Heading2"/>
      </w:pPr>
      <w:bookmarkStart w:id="135" w:name="_Toc19544228"/>
      <w:bookmarkStart w:id="136" w:name="_Toc19644471"/>
      <w:bookmarkStart w:id="137" w:name="_Toc19696987"/>
      <w:bookmarkStart w:id="138" w:name="_Toc23336615"/>
      <w:r w:rsidRPr="001202BF">
        <w:t>Tables and Figure</w:t>
      </w:r>
      <w:bookmarkEnd w:id="135"/>
      <w:bookmarkEnd w:id="136"/>
      <w:bookmarkEnd w:id="137"/>
      <w:bookmarkEnd w:id="138"/>
    </w:p>
    <w:p w:rsidR="0052222B" w:rsidRPr="008B57AF" w:rsidRDefault="0052222B" w:rsidP="0052222B">
      <w:pPr>
        <w:pStyle w:val="BodyText"/>
      </w:pPr>
      <w:r w:rsidRPr="009235AA">
        <w:t>Tables and figures should be centered</w:t>
      </w:r>
      <w:r>
        <w:t xml:space="preserve"> horizontally. </w:t>
      </w:r>
      <w:r w:rsidRPr="009235AA">
        <w:t xml:space="preserve">The caption button should be used to insert caption for both the figures and tables. All figures and tables must be numbered properly. Always refer to tables and figures according to their numbers. A table or figure can be cited as follows: ‘see Table1’ or ‘as shown in Table1’. The caption of table should be centered above the table and figure caption should be centered below the figure. Place the tables/figures close to </w:t>
      </w:r>
      <w:r>
        <w:t>their reference. Use “Table Header Row” and ‘Table Grid’ style for table’s</w:t>
      </w:r>
      <w:r w:rsidRPr="009235AA">
        <w:t xml:space="preserve"> </w:t>
      </w:r>
      <w:r>
        <w:t>header and data rows respectively</w:t>
      </w:r>
      <w:r w:rsidRPr="008B57AF">
        <w:t>.</w:t>
      </w:r>
      <w:r>
        <w:t xml:space="preserve"> It is compulsory to provide brief description of table/figure after its caption. Styles for table and figure descriptions are “Table Description” and “Figure Description” respectively. </w:t>
      </w:r>
    </w:p>
    <w:p w:rsidR="0052222B" w:rsidRPr="009F421A" w:rsidRDefault="0052222B" w:rsidP="0052222B">
      <w:pPr>
        <w:pStyle w:val="Caption"/>
      </w:pPr>
      <w:bookmarkStart w:id="139" w:name="_Toc19699615"/>
      <w:bookmarkStart w:id="140" w:name="_Toc19700198"/>
      <w:r w:rsidRPr="009F421A">
        <w:t xml:space="preserve">Table </w:t>
      </w:r>
      <w:r>
        <w:rPr>
          <w:noProof/>
        </w:rPr>
        <w:fldChar w:fldCharType="begin"/>
      </w:r>
      <w:r>
        <w:rPr>
          <w:noProof/>
        </w:rPr>
        <w:instrText xml:space="preserve"> SEQ Table \* ARABIC </w:instrText>
      </w:r>
      <w:r>
        <w:rPr>
          <w:noProof/>
        </w:rPr>
        <w:fldChar w:fldCharType="separate"/>
      </w:r>
      <w:r w:rsidR="00304509">
        <w:rPr>
          <w:noProof/>
        </w:rPr>
        <w:t>1</w:t>
      </w:r>
      <w:r>
        <w:rPr>
          <w:noProof/>
        </w:rPr>
        <w:fldChar w:fldCharType="end"/>
      </w:r>
      <w:r w:rsidRPr="009F421A">
        <w:t>: This is Sample table caption</w:t>
      </w:r>
      <w:bookmarkEnd w:id="139"/>
      <w:bookmarkEnd w:id="140"/>
    </w:p>
    <w:p w:rsidR="0052222B" w:rsidRPr="005D2627" w:rsidRDefault="0052222B" w:rsidP="0052222B">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52222B" w:rsidRPr="008B57AF" w:rsidTr="008D413B">
        <w:trPr>
          <w:trHeight w:val="432"/>
        </w:trPr>
        <w:tc>
          <w:tcPr>
            <w:tcW w:w="1800" w:type="dxa"/>
          </w:tcPr>
          <w:p w:rsidR="0052222B" w:rsidRPr="008D413B" w:rsidRDefault="0052222B" w:rsidP="008D413B">
            <w:pPr>
              <w:pStyle w:val="TableHeaderRow"/>
            </w:pPr>
            <w:r w:rsidRPr="008D413B">
              <w:t>Header row</w:t>
            </w:r>
          </w:p>
        </w:tc>
        <w:tc>
          <w:tcPr>
            <w:tcW w:w="1800" w:type="dxa"/>
          </w:tcPr>
          <w:p w:rsidR="0052222B" w:rsidRPr="008D413B" w:rsidRDefault="0052222B" w:rsidP="008D413B">
            <w:pPr>
              <w:pStyle w:val="TableHeaderRow"/>
            </w:pPr>
            <w:r w:rsidRPr="008D413B">
              <w:t>Header row</w:t>
            </w:r>
          </w:p>
        </w:tc>
        <w:tc>
          <w:tcPr>
            <w:tcW w:w="1800" w:type="dxa"/>
          </w:tcPr>
          <w:p w:rsidR="0052222B" w:rsidRPr="008D413B" w:rsidRDefault="0052222B" w:rsidP="008D413B">
            <w:pPr>
              <w:pStyle w:val="TableHeaderRow"/>
            </w:pPr>
            <w:r w:rsidRPr="008D413B">
              <w:t>Header row</w:t>
            </w:r>
          </w:p>
        </w:tc>
        <w:tc>
          <w:tcPr>
            <w:tcW w:w="1800" w:type="dxa"/>
          </w:tcPr>
          <w:p w:rsidR="0052222B" w:rsidRPr="008D413B" w:rsidRDefault="0052222B" w:rsidP="008D413B">
            <w:pPr>
              <w:pStyle w:val="TableHeaderRow"/>
            </w:pPr>
            <w:r w:rsidRPr="008D413B">
              <w:t>Header row</w:t>
            </w:r>
          </w:p>
        </w:tc>
      </w:tr>
      <w:tr w:rsidR="0052222B" w:rsidRPr="008B57AF" w:rsidTr="008D413B">
        <w:trPr>
          <w:trHeight w:val="432"/>
        </w:trPr>
        <w:tc>
          <w:tcPr>
            <w:tcW w:w="1800" w:type="dxa"/>
          </w:tcPr>
          <w:p w:rsidR="0052222B" w:rsidRPr="00F1146C" w:rsidRDefault="0052222B" w:rsidP="00785D4F">
            <w:r w:rsidRPr="00F1146C">
              <w:t>Row1 col1</w:t>
            </w:r>
          </w:p>
        </w:tc>
        <w:tc>
          <w:tcPr>
            <w:tcW w:w="1800" w:type="dxa"/>
          </w:tcPr>
          <w:p w:rsidR="0052222B" w:rsidRPr="00F1146C" w:rsidRDefault="0052222B" w:rsidP="00785D4F">
            <w:r w:rsidRPr="00F1146C">
              <w:t>Row1 col2</w:t>
            </w:r>
          </w:p>
        </w:tc>
        <w:tc>
          <w:tcPr>
            <w:tcW w:w="1800" w:type="dxa"/>
          </w:tcPr>
          <w:p w:rsidR="0052222B" w:rsidRPr="00F1146C" w:rsidRDefault="0052222B" w:rsidP="00785D4F">
            <w:r w:rsidRPr="00F1146C">
              <w:t>Row1 col3</w:t>
            </w:r>
          </w:p>
        </w:tc>
        <w:tc>
          <w:tcPr>
            <w:tcW w:w="1800" w:type="dxa"/>
          </w:tcPr>
          <w:p w:rsidR="0052222B" w:rsidRPr="00F1146C" w:rsidRDefault="0052222B" w:rsidP="00785D4F">
            <w:r w:rsidRPr="00F1146C">
              <w:t>Row1 col4</w:t>
            </w:r>
          </w:p>
        </w:tc>
      </w:tr>
      <w:tr w:rsidR="0052222B" w:rsidRPr="008B57AF" w:rsidTr="008D413B">
        <w:trPr>
          <w:trHeight w:val="432"/>
        </w:trPr>
        <w:tc>
          <w:tcPr>
            <w:tcW w:w="1800" w:type="dxa"/>
          </w:tcPr>
          <w:p w:rsidR="0052222B" w:rsidRPr="00F1146C" w:rsidRDefault="0052222B" w:rsidP="00785D4F">
            <w:r w:rsidRPr="00F1146C">
              <w:t>Row2 col1</w:t>
            </w:r>
          </w:p>
        </w:tc>
        <w:tc>
          <w:tcPr>
            <w:tcW w:w="1800" w:type="dxa"/>
          </w:tcPr>
          <w:p w:rsidR="0052222B" w:rsidRPr="00F1146C" w:rsidRDefault="0052222B" w:rsidP="00785D4F">
            <w:r w:rsidRPr="00F1146C">
              <w:t>Row2 col2</w:t>
            </w:r>
          </w:p>
        </w:tc>
        <w:tc>
          <w:tcPr>
            <w:tcW w:w="1800" w:type="dxa"/>
          </w:tcPr>
          <w:p w:rsidR="0052222B" w:rsidRPr="00F1146C" w:rsidRDefault="0052222B" w:rsidP="00785D4F">
            <w:r w:rsidRPr="00F1146C">
              <w:t>Row2 col3</w:t>
            </w:r>
          </w:p>
        </w:tc>
        <w:tc>
          <w:tcPr>
            <w:tcW w:w="1800" w:type="dxa"/>
          </w:tcPr>
          <w:p w:rsidR="0052222B" w:rsidRPr="00F1146C" w:rsidRDefault="0052222B" w:rsidP="00785D4F">
            <w:r w:rsidRPr="00F1146C">
              <w:t>Row2 col4</w:t>
            </w:r>
          </w:p>
        </w:tc>
      </w:tr>
    </w:tbl>
    <w:p w:rsidR="0052222B" w:rsidRPr="008B57AF" w:rsidRDefault="0052222B" w:rsidP="0052222B">
      <w:pPr>
        <w:pStyle w:val="BodyTextIndent"/>
      </w:pPr>
    </w:p>
    <w:p w:rsidR="0052222B" w:rsidRDefault="0052222B" w:rsidP="0052222B">
      <w:pPr>
        <w:pStyle w:val="Heading2"/>
      </w:pPr>
      <w:bookmarkStart w:id="141" w:name="_Toc19544229"/>
      <w:bookmarkStart w:id="142" w:name="_Toc19644472"/>
      <w:bookmarkStart w:id="143" w:name="_Toc19696988"/>
      <w:bookmarkStart w:id="144" w:name="_Toc23336616"/>
      <w:r>
        <w:t>Equations</w:t>
      </w:r>
      <w:bookmarkEnd w:id="141"/>
      <w:bookmarkEnd w:id="142"/>
      <w:bookmarkEnd w:id="143"/>
      <w:bookmarkEnd w:id="144"/>
    </w:p>
    <w:p w:rsidR="0052222B" w:rsidRPr="009235AA" w:rsidRDefault="0052222B" w:rsidP="0052222B">
      <w:pPr>
        <w:pStyle w:val="BodyText"/>
      </w:pPr>
      <w:r w:rsidRPr="009235AA">
        <w:t xml:space="preserve">Use equation editor to write equations in this report. Use last button of the custom tool bar to invoke equation editor. Similar to tables and figures, equations should also be aligned centered horizontally. Number all important equations and insert them in parenthesis. Below is a sample equation and its reference number. An equation can be referenced like this: ‘it is clear from (1)’. </w:t>
      </w:r>
    </w:p>
    <w:p w:rsidR="0052222B" w:rsidRPr="008B57AF" w:rsidRDefault="0052222B" w:rsidP="0052222B">
      <w:pPr>
        <w:pStyle w:val="BodyText"/>
      </w:pPr>
    </w:p>
    <w:p w:rsidR="0052222B" w:rsidRPr="008B57AF" w:rsidRDefault="0052222B" w:rsidP="0052222B">
      <w:pPr>
        <w:pStyle w:val="Caption"/>
      </w:pPr>
      <w:r w:rsidRPr="008B57AF">
        <w:lastRenderedPageBreak/>
        <w:t xml:space="preserve">  </w:t>
      </w:r>
      <w:r w:rsidRPr="008B57AF">
        <w:tab/>
      </w:r>
      <w:r w:rsidRPr="008B57AF">
        <w:tab/>
      </w:r>
      <w:r w:rsidRPr="008B57AF">
        <w:tab/>
      </w:r>
      <w:r w:rsidRPr="008B57AF">
        <w:tab/>
      </w:r>
      <w:r w:rsidRPr="008B57AF">
        <w:rPr>
          <w:position w:val="-30"/>
        </w:rPr>
        <w:object w:dxaOrig="210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3pt;height:28.55pt" o:ole="">
            <v:imagedata r:id="rId20" o:title=""/>
          </v:shape>
          <o:OLEObject Type="Embed" ProgID="Equation.3" ShapeID="_x0000_i1025" DrawAspect="Content" ObjectID="_1665307196" r:id="rId21"/>
        </w:object>
      </w:r>
      <w:r w:rsidRPr="008B57AF">
        <w:tab/>
      </w:r>
      <w:r w:rsidRPr="008B57AF">
        <w:tab/>
      </w:r>
      <w:r w:rsidRPr="008B57AF">
        <w:tab/>
      </w:r>
      <w:r w:rsidRPr="008B57AF">
        <w:tab/>
      </w:r>
      <w:r w:rsidRPr="008B57AF">
        <w:tab/>
      </w:r>
      <w:r w:rsidRPr="008B57AF">
        <w:rPr>
          <w:b w:val="0"/>
        </w:rPr>
        <w:t>(1)</w:t>
      </w:r>
    </w:p>
    <w:p w:rsidR="0052222B" w:rsidRPr="008B57AF" w:rsidRDefault="0052222B" w:rsidP="0052222B">
      <w:pPr>
        <w:pStyle w:val="BodyText"/>
      </w:pPr>
    </w:p>
    <w:p w:rsidR="0052222B" w:rsidRDefault="0052222B" w:rsidP="0052222B">
      <w:pPr>
        <w:pStyle w:val="Heading2"/>
      </w:pPr>
      <w:bookmarkStart w:id="145" w:name="_Toc19544230"/>
      <w:bookmarkStart w:id="146" w:name="_Toc19644473"/>
      <w:bookmarkStart w:id="147" w:name="_Toc19696989"/>
      <w:bookmarkStart w:id="148" w:name="_Toc23336617"/>
      <w:r>
        <w:t>Header</w:t>
      </w:r>
      <w:bookmarkEnd w:id="145"/>
      <w:bookmarkEnd w:id="146"/>
      <w:r>
        <w:t>/Footer</w:t>
      </w:r>
      <w:bookmarkEnd w:id="147"/>
      <w:bookmarkEnd w:id="148"/>
    </w:p>
    <w:p w:rsidR="0052222B" w:rsidRDefault="0052222B" w:rsidP="0052222B">
      <w:pPr>
        <w:pStyle w:val="BodyText"/>
      </w:pPr>
      <w:r>
        <w:t xml:space="preserve">Notice the headers in this document, before Introduction (i.e. the main content of this document) page numbers are in roman numerals. The page numbers of the actual content start with Arabic numerals i.e. 1, 2, 3 and so on. All the odd numbered pages contain title of your project while the even numbered pages contain the section heading (i.e. chapter’s name) in the headers.  </w:t>
      </w:r>
    </w:p>
    <w:p w:rsidR="0052222B" w:rsidRDefault="0052222B" w:rsidP="0052222B">
      <w:pPr>
        <w:pStyle w:val="Heading2"/>
      </w:pPr>
      <w:bookmarkStart w:id="149" w:name="_Toc19544231"/>
      <w:bookmarkStart w:id="150" w:name="_Toc19644474"/>
      <w:bookmarkStart w:id="151" w:name="_Toc19696990"/>
      <w:bookmarkStart w:id="152" w:name="_Toc23336618"/>
      <w:r w:rsidRPr="001202BF">
        <w:t>References</w:t>
      </w:r>
      <w:bookmarkEnd w:id="149"/>
      <w:bookmarkEnd w:id="150"/>
      <w:bookmarkEnd w:id="151"/>
      <w:bookmarkEnd w:id="152"/>
    </w:p>
    <w:p w:rsidR="0052222B" w:rsidRDefault="0052222B" w:rsidP="0052222B">
      <w:pPr>
        <w:pStyle w:val="BodyText"/>
      </w:pPr>
      <w:r w:rsidRPr="009235AA">
        <w:t>Always refer to the source of information by inserting the reference number in square brackets like this [5]. The reference numbers can either be added at the end of the sentence or within the sentence without changing the punctuation of sentence. A reference can also be cited as follows: ‘as Ruskey [2] mentioned’. List each source only once on your reference page.</w:t>
      </w:r>
    </w:p>
    <w:p w:rsidR="0052222B" w:rsidRPr="009235AA" w:rsidRDefault="0052222B" w:rsidP="0052222B">
      <w:pPr>
        <w:pStyle w:val="BodyText"/>
      </w:pPr>
      <w:r w:rsidRPr="0019310B">
        <w:rPr>
          <w:b/>
        </w:rPr>
        <w:t>Following is a list of sample reference for various typed of sources in IEEE format.</w:t>
      </w:r>
    </w:p>
    <w:p w:rsidR="0052222B" w:rsidRDefault="0052222B" w:rsidP="0052222B">
      <w:pPr>
        <w:autoSpaceDE w:val="0"/>
        <w:autoSpaceDN w:val="0"/>
        <w:adjustRightInd w:val="0"/>
        <w:rPr>
          <w:b/>
          <w:bCs/>
        </w:rPr>
      </w:pPr>
      <w:r>
        <w:rPr>
          <w:b/>
          <w:bCs/>
        </w:rPr>
        <w:t>Book</w:t>
      </w:r>
    </w:p>
    <w:p w:rsidR="0052222B" w:rsidRDefault="0052222B" w:rsidP="0052222B">
      <w:pPr>
        <w:pStyle w:val="Reference"/>
      </w:pPr>
      <w:r>
        <w:t xml:space="preserve">P.M. Morse and H. Feshback, </w:t>
      </w:r>
      <w:r>
        <w:rPr>
          <w:i/>
          <w:iCs/>
        </w:rPr>
        <w:t xml:space="preserve">Methods </w:t>
      </w:r>
      <w:r w:rsidRPr="00E645D2">
        <w:t>of</w:t>
      </w:r>
      <w:r>
        <w:rPr>
          <w:i/>
          <w:iCs/>
        </w:rPr>
        <w:t xml:space="preserve"> Theoretical Physics</w:t>
      </w:r>
      <w:r>
        <w:t>. New York: McGraw Hill, 1953.</w:t>
      </w:r>
    </w:p>
    <w:p w:rsidR="0052222B" w:rsidRDefault="0052222B" w:rsidP="0052222B">
      <w:pPr>
        <w:autoSpaceDE w:val="0"/>
        <w:autoSpaceDN w:val="0"/>
        <w:adjustRightInd w:val="0"/>
        <w:rPr>
          <w:b/>
          <w:bCs/>
        </w:rPr>
      </w:pPr>
      <w:r>
        <w:rPr>
          <w:b/>
          <w:bCs/>
        </w:rPr>
        <w:t>Journal Article</w:t>
      </w:r>
    </w:p>
    <w:p w:rsidR="0052222B" w:rsidRDefault="0052222B" w:rsidP="0052222B">
      <w:pPr>
        <w:pStyle w:val="Reference"/>
      </w:pPr>
      <w:r>
        <w:t xml:space="preserve">S.K. Kenue and J.F. Greenleaf, “Limited angle multifrequency diffiaction tomography,” </w:t>
      </w:r>
      <w:r>
        <w:rPr>
          <w:i/>
          <w:iCs/>
        </w:rPr>
        <w:t>IEEE Trans. Sonics Ultrason</w:t>
      </w:r>
      <w:r>
        <w:t>., vol. SU-29, no. 6, pp. 213-2 17, July 1982.</w:t>
      </w:r>
    </w:p>
    <w:p w:rsidR="0052222B" w:rsidRDefault="0052222B" w:rsidP="0052222B">
      <w:pPr>
        <w:autoSpaceDE w:val="0"/>
        <w:autoSpaceDN w:val="0"/>
        <w:adjustRightInd w:val="0"/>
        <w:rPr>
          <w:b/>
          <w:bCs/>
        </w:rPr>
      </w:pPr>
      <w:r>
        <w:rPr>
          <w:b/>
          <w:bCs/>
        </w:rPr>
        <w:t>Dissertation or thesis</w:t>
      </w:r>
    </w:p>
    <w:p w:rsidR="0052222B" w:rsidRDefault="0052222B" w:rsidP="0052222B">
      <w:pPr>
        <w:pStyle w:val="Reference"/>
      </w:pPr>
      <w:r>
        <w:t>B. Tsikos, “Segmentation of 3-D scenes using multi-modal interaction between machine vision and programmable mechanical scene manipulation,” Ph.D. dissertation, Univ. of Pennsylvania, BCE Dept., Philadelphia, 1987. [Add if applicable: University Microfilms, Inc., University of Michigan, Ann Arbor, Michigan.]</w:t>
      </w:r>
    </w:p>
    <w:p w:rsidR="0052222B" w:rsidRDefault="0052222B" w:rsidP="0052222B">
      <w:pPr>
        <w:autoSpaceDE w:val="0"/>
        <w:autoSpaceDN w:val="0"/>
        <w:adjustRightInd w:val="0"/>
        <w:rPr>
          <w:b/>
          <w:bCs/>
        </w:rPr>
      </w:pPr>
      <w:r>
        <w:rPr>
          <w:b/>
          <w:bCs/>
        </w:rPr>
        <w:t>Proceedings paper</w:t>
      </w:r>
    </w:p>
    <w:p w:rsidR="0052222B" w:rsidRDefault="0052222B" w:rsidP="0052222B">
      <w:pPr>
        <w:pStyle w:val="Reference"/>
      </w:pPr>
      <w:r>
        <w:t xml:space="preserve">R. Finkel, R. Taylor, R. Bolles, R. Paul, and J. Feldman, “An overview of AL, programming system for automation,” in </w:t>
      </w:r>
      <w:r>
        <w:rPr>
          <w:i/>
          <w:iCs/>
        </w:rPr>
        <w:t>Proc. Fourth Int. Joint Conf Artif. Intell</w:t>
      </w:r>
      <w:r>
        <w:t>., pp. 758-765, Sept. 3-7, 1975.</w:t>
      </w:r>
    </w:p>
    <w:p w:rsidR="0052222B" w:rsidRDefault="0052222B" w:rsidP="0052222B">
      <w:pPr>
        <w:autoSpaceDE w:val="0"/>
        <w:autoSpaceDN w:val="0"/>
        <w:adjustRightInd w:val="0"/>
        <w:rPr>
          <w:b/>
          <w:bCs/>
        </w:rPr>
      </w:pPr>
      <w:r>
        <w:rPr>
          <w:b/>
          <w:bCs/>
        </w:rPr>
        <w:t>Newspaper article</w:t>
      </w:r>
    </w:p>
    <w:p w:rsidR="0052222B" w:rsidRDefault="0052222B" w:rsidP="0052222B">
      <w:pPr>
        <w:pStyle w:val="Reference"/>
      </w:pPr>
      <w:r>
        <w:t xml:space="preserve">“Technology threatens to shatter the world of college textbooks, </w:t>
      </w:r>
      <w:r>
        <w:rPr>
          <w:i/>
          <w:iCs/>
        </w:rPr>
        <w:t>The Wall Street Journal</w:t>
      </w:r>
      <w:r>
        <w:t>, vol 91, pp. Al, A8, June 1, 1993.</w:t>
      </w:r>
    </w:p>
    <w:p w:rsidR="0052222B" w:rsidRDefault="0052222B" w:rsidP="0052222B">
      <w:pPr>
        <w:autoSpaceDE w:val="0"/>
        <w:autoSpaceDN w:val="0"/>
        <w:adjustRightInd w:val="0"/>
        <w:rPr>
          <w:b/>
          <w:bCs/>
        </w:rPr>
      </w:pPr>
      <w:r>
        <w:rPr>
          <w:b/>
          <w:bCs/>
        </w:rPr>
        <w:t>Technical Report</w:t>
      </w:r>
    </w:p>
    <w:p w:rsidR="0052222B" w:rsidRDefault="0052222B" w:rsidP="0052222B">
      <w:pPr>
        <w:pStyle w:val="Reference"/>
      </w:pPr>
      <w:r>
        <w:t>R. Cox and J. S. Turner, “Project Zeus: design of a broadband network and its application on a university campus,” Washington Univ., Dept. of Comp. Sci., Technical Report WUCS-91-45, July 30, 1991.</w:t>
      </w:r>
    </w:p>
    <w:p w:rsidR="0052222B" w:rsidRDefault="0052222B" w:rsidP="0052222B">
      <w:pPr>
        <w:autoSpaceDE w:val="0"/>
        <w:autoSpaceDN w:val="0"/>
        <w:adjustRightInd w:val="0"/>
        <w:rPr>
          <w:b/>
          <w:bCs/>
        </w:rPr>
      </w:pPr>
      <w:r>
        <w:rPr>
          <w:b/>
          <w:bCs/>
        </w:rPr>
        <w:t>Software</w:t>
      </w:r>
    </w:p>
    <w:p w:rsidR="0052222B" w:rsidRPr="00307D5D" w:rsidRDefault="0052222B" w:rsidP="0052222B">
      <w:pPr>
        <w:pStyle w:val="Reference"/>
        <w:rPr>
          <w:b/>
          <w:bCs/>
        </w:rPr>
      </w:pPr>
      <w:r>
        <w:t xml:space="preserve">M. Janzen, </w:t>
      </w:r>
      <w:r w:rsidRPr="00307D5D">
        <w:rPr>
          <w:i/>
          <w:iCs/>
        </w:rPr>
        <w:t>Instant Access Accounting</w:t>
      </w:r>
      <w:r>
        <w:t>. Computer software. Nexus Software, Inc IBM-PC, 1993.</w:t>
      </w:r>
    </w:p>
    <w:p w:rsidR="0052222B" w:rsidRDefault="0052222B" w:rsidP="0052222B">
      <w:pPr>
        <w:autoSpaceDE w:val="0"/>
        <w:autoSpaceDN w:val="0"/>
        <w:adjustRightInd w:val="0"/>
      </w:pPr>
      <w:r>
        <w:rPr>
          <w:b/>
          <w:bCs/>
        </w:rPr>
        <w:t xml:space="preserve">World Wide Web </w:t>
      </w:r>
      <w:r>
        <w:t>(give author and title if named)</w:t>
      </w:r>
    </w:p>
    <w:p w:rsidR="0052222B" w:rsidRDefault="0052222B" w:rsidP="0052222B">
      <w:pPr>
        <w:pStyle w:val="Reference"/>
      </w:pPr>
      <w:r>
        <w:t xml:space="preserve">Fuminao Okumura and Hajime Takagi, “Maglev Guideway On the Yamanashi Test Line,” </w:t>
      </w:r>
      <w:r>
        <w:rPr>
          <w:i/>
          <w:iCs/>
        </w:rPr>
        <w:t>http://www.rtri.or.jp/rd/maglev2/okumura.html</w:t>
      </w:r>
      <w:r>
        <w:t>, October 24, 1998.</w:t>
      </w:r>
    </w:p>
    <w:p w:rsidR="0052222B" w:rsidRDefault="0052222B" w:rsidP="0052222B">
      <w:pPr>
        <w:pStyle w:val="Reference"/>
      </w:pPr>
      <w:r>
        <w:t xml:space="preserve"> “AT&amp;T Supplies First CDMA Cellular System in Indonesia,” </w:t>
      </w:r>
      <w:r>
        <w:rPr>
          <w:i/>
          <w:iCs/>
        </w:rPr>
        <w:t>http://www.att.com/press/1095/951011.nsa.html</w:t>
      </w:r>
      <w:r>
        <w:t>, Feb 5, 1996.</w:t>
      </w:r>
    </w:p>
    <w:p w:rsidR="0052222B" w:rsidRPr="008B57AF" w:rsidRDefault="0052222B" w:rsidP="0052222B"/>
    <w:p w:rsidR="0052222B" w:rsidRPr="0052222B" w:rsidRDefault="0052222B" w:rsidP="0052222B">
      <w:pPr>
        <w:rPr>
          <w:lang w:val="en-GB"/>
        </w:rPr>
      </w:pPr>
    </w:p>
    <w:sectPr w:rsidR="0052222B" w:rsidRPr="0052222B"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D56" w:rsidRDefault="005C7D56">
      <w:r>
        <w:separator/>
      </w:r>
    </w:p>
  </w:endnote>
  <w:endnote w:type="continuationSeparator" w:id="0">
    <w:p w:rsidR="005C7D56" w:rsidRDefault="005C7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D56" w:rsidRDefault="005C7D56">
      <w:r>
        <w:separator/>
      </w:r>
    </w:p>
  </w:footnote>
  <w:footnote w:type="continuationSeparator" w:id="0">
    <w:p w:rsidR="005C7D56" w:rsidRDefault="005C7D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551" w:rsidRDefault="00116551"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7F43">
      <w:rPr>
        <w:rStyle w:val="PageNumber"/>
        <w:noProof/>
      </w:rPr>
      <w:t>4</w:t>
    </w:r>
    <w:r>
      <w:rPr>
        <w:rStyle w:val="PageNumber"/>
      </w:rPr>
      <w:fldChar w:fldCharType="end"/>
    </w:r>
  </w:p>
  <w:p w:rsidR="00116551" w:rsidRDefault="00116551" w:rsidP="003D48EB">
    <w:pPr>
      <w:pStyle w:val="Header"/>
      <w:ind w:right="360"/>
    </w:pPr>
    <w:r>
      <w:rPr>
        <w:noProof/>
      </w:rPr>
      <w:fldChar w:fldCharType="begin"/>
    </w:r>
    <w:r>
      <w:rPr>
        <w:noProof/>
      </w:rPr>
      <w:instrText xml:space="preserve"> STYLEREF  "Heading 1"  \* MERGEFORMAT </w:instrText>
    </w:r>
    <w:r>
      <w:rPr>
        <w:noProof/>
      </w:rPr>
      <w:fldChar w:fldCharType="separate"/>
    </w:r>
    <w:r w:rsidR="005E7F43">
      <w:rPr>
        <w:noProof/>
      </w:rPr>
      <w:t>Functionality</w:t>
    </w:r>
    <w:r>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551" w:rsidRDefault="00116551"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E7F43">
      <w:rPr>
        <w:rStyle w:val="PageNumber"/>
        <w:noProof/>
      </w:rPr>
      <w:t>3</w:t>
    </w:r>
    <w:r>
      <w:rPr>
        <w:rStyle w:val="PageNumber"/>
      </w:rPr>
      <w:fldChar w:fldCharType="end"/>
    </w:r>
  </w:p>
  <w:p w:rsidR="00116551" w:rsidRDefault="00116551" w:rsidP="00AC2975">
    <w:pPr>
      <w:pStyle w:val="Header"/>
      <w:ind w:right="360"/>
    </w:pPr>
    <w:r>
      <w:t>Your Project Title Here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551" w:rsidRDefault="00116551" w:rsidP="004C3191">
    <w:pPr>
      <w:pStyle w:val="Header"/>
    </w:pPr>
    <w:r>
      <w:rPr>
        <w:noProof/>
      </w:rPr>
      <w:fldChar w:fldCharType="begin"/>
    </w:r>
    <w:r>
      <w:rPr>
        <w:noProof/>
      </w:rPr>
      <w:instrText xml:space="preserve"> STYLEREF  Subtitle  \* MERGEFORMAT </w:instrText>
    </w:r>
    <w:r w:rsidR="005E7F43">
      <w:rPr>
        <w:noProof/>
      </w:rPr>
      <w:fldChar w:fldCharType="separate"/>
    </w:r>
    <w:r w:rsidR="005E7F43">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E7F43">
      <w:rPr>
        <w:noProof/>
      </w:rPr>
      <w:t>iii</w:t>
    </w:r>
    <w: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6551" w:rsidRDefault="005C7D56" w:rsidP="00BC1EE0">
    <w:pPr>
      <w:pStyle w:val="Header"/>
    </w:pPr>
    <w:sdt>
      <w:sdtPr>
        <w:alias w:val="Title"/>
        <w:tag w:val=""/>
        <w:id w:val="360864829"/>
        <w:placeholder>
          <w:docPart w:val="01D772D463AD4554B4A3266B266B23A6"/>
        </w:placeholder>
        <w:dataBinding w:prefixMappings="xmlns:ns0='http://purl.org/dc/elements/1.1/' xmlns:ns1='http://schemas.openxmlformats.org/package/2006/metadata/core-properties' " w:xpath="/ns1:coreProperties[1]/ns0:title[1]" w:storeItemID="{6C3C8BC8-F283-45AE-878A-BAB7291924A1}"/>
        <w:text/>
      </w:sdtPr>
      <w:sdtEndPr/>
      <w:sdtContent>
        <w:r w:rsidR="00116551" w:rsidRPr="00BC1EE0">
          <w:t>Your Project Title Here</w:t>
        </w:r>
      </w:sdtContent>
    </w:sdt>
    <w:r w:rsidR="00116551">
      <w:ptab w:relativeTo="margin" w:alignment="center" w:leader="none"/>
    </w:r>
    <w:r w:rsidR="00116551">
      <w:ptab w:relativeTo="margin" w:alignment="right" w:leader="none"/>
    </w:r>
    <w:r w:rsidR="00116551">
      <w:fldChar w:fldCharType="begin"/>
    </w:r>
    <w:r w:rsidR="00116551">
      <w:instrText xml:space="preserve"> PAGE  \* Arabic  \* MERGEFORMAT </w:instrText>
    </w:r>
    <w:r w:rsidR="00116551">
      <w:fldChar w:fldCharType="separate"/>
    </w:r>
    <w:r w:rsidR="00116551">
      <w:rPr>
        <w:noProof/>
      </w:rPr>
      <w:t>1</w:t>
    </w:r>
    <w:r w:rsidR="00116551">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CC006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6CF5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7CEFB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1E50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C3A853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30D8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308A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8B40BF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140488"/>
    <w:lvl w:ilvl="0">
      <w:start w:val="1"/>
      <w:numFmt w:val="decimal"/>
      <w:pStyle w:val="Reference"/>
      <w:lvlText w:val="[%1]"/>
      <w:lvlJc w:val="left"/>
      <w:pPr>
        <w:tabs>
          <w:tab w:val="num" w:pos="360"/>
        </w:tabs>
        <w:ind w:left="360" w:hanging="360"/>
      </w:pPr>
      <w:rPr>
        <w:rFonts w:hint="default"/>
        <w:b w:val="0"/>
      </w:rPr>
    </w:lvl>
  </w:abstractNum>
  <w:abstractNum w:abstractNumId="9" w15:restartNumberingAfterBreak="0">
    <w:nsid w:val="FFFFFF89"/>
    <w:multiLevelType w:val="singleLevel"/>
    <w:tmpl w:val="D6CA99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01D79"/>
    <w:multiLevelType w:val="hybridMultilevel"/>
    <w:tmpl w:val="E1BC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6D2F28"/>
    <w:multiLevelType w:val="hybridMultilevel"/>
    <w:tmpl w:val="986E4B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9DF31B4"/>
    <w:multiLevelType w:val="hybridMultilevel"/>
    <w:tmpl w:val="253E10CC"/>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6" w15:restartNumberingAfterBreak="0">
    <w:nsid w:val="300572AB"/>
    <w:multiLevelType w:val="hybridMultilevel"/>
    <w:tmpl w:val="CF68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B3639"/>
    <w:multiLevelType w:val="hybridMultilevel"/>
    <w:tmpl w:val="B2C84C22"/>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340B62"/>
    <w:multiLevelType w:val="multilevel"/>
    <w:tmpl w:val="FFFFFFFF"/>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9" w15:restartNumberingAfterBreak="0">
    <w:nsid w:val="517A74CE"/>
    <w:multiLevelType w:val="hybridMultilevel"/>
    <w:tmpl w:val="9DB49C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563045B3"/>
    <w:multiLevelType w:val="multilevel"/>
    <w:tmpl w:val="6EE0FC02"/>
    <w:lvl w:ilvl="0">
      <w:start w:val="4"/>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2" w15:restartNumberingAfterBreak="0">
    <w:nsid w:val="587672DE"/>
    <w:multiLevelType w:val="hybridMultilevel"/>
    <w:tmpl w:val="E3A4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623918"/>
    <w:multiLevelType w:val="hybridMultilevel"/>
    <w:tmpl w:val="37F4EB18"/>
    <w:lvl w:ilvl="0" w:tplc="86A60420">
      <w:start w:val="1"/>
      <w:numFmt w:val="bullet"/>
      <w:lvlText w:val=""/>
      <w:lvlJc w:val="left"/>
      <w:pPr>
        <w:tabs>
          <w:tab w:val="num" w:pos="720"/>
        </w:tabs>
        <w:ind w:left="720" w:hanging="360"/>
      </w:pPr>
      <w:rPr>
        <w:rFonts w:ascii="Symbol" w:hAnsi="Symbol" w:hint="default"/>
        <w:b w:val="0"/>
        <w:i w:val="0"/>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92D3DB3"/>
    <w:multiLevelType w:val="hybridMultilevel"/>
    <w:tmpl w:val="DAE8737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9D84022"/>
    <w:multiLevelType w:val="hybridMultilevel"/>
    <w:tmpl w:val="52340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9726F59"/>
    <w:multiLevelType w:val="hybridMultilevel"/>
    <w:tmpl w:val="100E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15"/>
  </w:num>
  <w:num w:numId="4">
    <w:abstractNumId w:val="18"/>
  </w:num>
  <w:num w:numId="5">
    <w:abstractNumId w:val="1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7"/>
  </w:num>
  <w:num w:numId="17">
    <w:abstractNumId w:val="12"/>
  </w:num>
  <w:num w:numId="18">
    <w:abstractNumId w:val="13"/>
  </w:num>
  <w:num w:numId="19">
    <w:abstractNumId w:val="26"/>
  </w:num>
  <w:num w:numId="20">
    <w:abstractNumId w:val="23"/>
  </w:num>
  <w:num w:numId="21">
    <w:abstractNumId w:val="20"/>
  </w:num>
  <w:num w:numId="22">
    <w:abstractNumId w:val="18"/>
  </w:num>
  <w:num w:numId="23">
    <w:abstractNumId w:val="18"/>
  </w:num>
  <w:num w:numId="24">
    <w:abstractNumId w:val="27"/>
  </w:num>
  <w:num w:numId="25">
    <w:abstractNumId w:val="16"/>
  </w:num>
  <w:num w:numId="26">
    <w:abstractNumId w:val="11"/>
  </w:num>
  <w:num w:numId="27">
    <w:abstractNumId w:val="25"/>
  </w:num>
  <w:num w:numId="28">
    <w:abstractNumId w:val="22"/>
  </w:num>
  <w:num w:numId="29">
    <w:abstractNumId w:val="10"/>
  </w:num>
  <w:num w:numId="30">
    <w:abstractNumId w:val="1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novo">
    <w15:presenceInfo w15:providerId="Windows Live" w15:userId="df22d5081dc672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509"/>
    <w:rsid w:val="00001AF9"/>
    <w:rsid w:val="00003C9B"/>
    <w:rsid w:val="00017FB1"/>
    <w:rsid w:val="0002036D"/>
    <w:rsid w:val="00024845"/>
    <w:rsid w:val="00032D46"/>
    <w:rsid w:val="00032F05"/>
    <w:rsid w:val="00033E51"/>
    <w:rsid w:val="000356D1"/>
    <w:rsid w:val="000361F5"/>
    <w:rsid w:val="00054374"/>
    <w:rsid w:val="000626D6"/>
    <w:rsid w:val="00063457"/>
    <w:rsid w:val="00065284"/>
    <w:rsid w:val="00070D40"/>
    <w:rsid w:val="00075703"/>
    <w:rsid w:val="00075ACA"/>
    <w:rsid w:val="00080B6F"/>
    <w:rsid w:val="000872CB"/>
    <w:rsid w:val="000941DA"/>
    <w:rsid w:val="000A3A6B"/>
    <w:rsid w:val="000A721D"/>
    <w:rsid w:val="000A7E0B"/>
    <w:rsid w:val="000B3BE4"/>
    <w:rsid w:val="000C6985"/>
    <w:rsid w:val="000C79EE"/>
    <w:rsid w:val="000E59B9"/>
    <w:rsid w:val="000E61E1"/>
    <w:rsid w:val="000F5E9C"/>
    <w:rsid w:val="000F6514"/>
    <w:rsid w:val="00110753"/>
    <w:rsid w:val="00111E3C"/>
    <w:rsid w:val="00114A04"/>
    <w:rsid w:val="00116551"/>
    <w:rsid w:val="001202BF"/>
    <w:rsid w:val="001224B7"/>
    <w:rsid w:val="00131A45"/>
    <w:rsid w:val="00135F72"/>
    <w:rsid w:val="00153EBF"/>
    <w:rsid w:val="00154D7C"/>
    <w:rsid w:val="00163AD2"/>
    <w:rsid w:val="0017168C"/>
    <w:rsid w:val="00176FB0"/>
    <w:rsid w:val="0019310B"/>
    <w:rsid w:val="00195730"/>
    <w:rsid w:val="001B4561"/>
    <w:rsid w:val="001B742A"/>
    <w:rsid w:val="001C009C"/>
    <w:rsid w:val="001C1321"/>
    <w:rsid w:val="001C214C"/>
    <w:rsid w:val="001C4C75"/>
    <w:rsid w:val="001D064B"/>
    <w:rsid w:val="001D7AAE"/>
    <w:rsid w:val="001E1438"/>
    <w:rsid w:val="001F17AD"/>
    <w:rsid w:val="00206263"/>
    <w:rsid w:val="00220743"/>
    <w:rsid w:val="002244B0"/>
    <w:rsid w:val="0023679A"/>
    <w:rsid w:val="0024195A"/>
    <w:rsid w:val="00242A9C"/>
    <w:rsid w:val="00262028"/>
    <w:rsid w:val="00265780"/>
    <w:rsid w:val="00266CA9"/>
    <w:rsid w:val="002754C8"/>
    <w:rsid w:val="0027744C"/>
    <w:rsid w:val="002A4BA7"/>
    <w:rsid w:val="002B2684"/>
    <w:rsid w:val="002B5C5A"/>
    <w:rsid w:val="002B651A"/>
    <w:rsid w:val="002C6C7E"/>
    <w:rsid w:val="002E146A"/>
    <w:rsid w:val="002E2A59"/>
    <w:rsid w:val="002E5A46"/>
    <w:rsid w:val="002E7E55"/>
    <w:rsid w:val="002F3A89"/>
    <w:rsid w:val="00304509"/>
    <w:rsid w:val="003074FB"/>
    <w:rsid w:val="00310CE1"/>
    <w:rsid w:val="00314288"/>
    <w:rsid w:val="00324F92"/>
    <w:rsid w:val="00327104"/>
    <w:rsid w:val="00331FBA"/>
    <w:rsid w:val="00341F31"/>
    <w:rsid w:val="003463B7"/>
    <w:rsid w:val="00351F74"/>
    <w:rsid w:val="00384070"/>
    <w:rsid w:val="00390A6B"/>
    <w:rsid w:val="003924D7"/>
    <w:rsid w:val="003B1E8A"/>
    <w:rsid w:val="003B58EB"/>
    <w:rsid w:val="003B6BA1"/>
    <w:rsid w:val="003B7948"/>
    <w:rsid w:val="003D296D"/>
    <w:rsid w:val="003D48EB"/>
    <w:rsid w:val="003D692E"/>
    <w:rsid w:val="003E0A78"/>
    <w:rsid w:val="003E41DD"/>
    <w:rsid w:val="003F3801"/>
    <w:rsid w:val="00403932"/>
    <w:rsid w:val="00432A04"/>
    <w:rsid w:val="0045373F"/>
    <w:rsid w:val="00455369"/>
    <w:rsid w:val="00462664"/>
    <w:rsid w:val="00482E9A"/>
    <w:rsid w:val="004835B2"/>
    <w:rsid w:val="00490E64"/>
    <w:rsid w:val="004B48AD"/>
    <w:rsid w:val="004B73B0"/>
    <w:rsid w:val="004C3191"/>
    <w:rsid w:val="004D69A7"/>
    <w:rsid w:val="004E166E"/>
    <w:rsid w:val="004E5FC8"/>
    <w:rsid w:val="004F67C7"/>
    <w:rsid w:val="00505EFE"/>
    <w:rsid w:val="005064B1"/>
    <w:rsid w:val="0051048A"/>
    <w:rsid w:val="00515D09"/>
    <w:rsid w:val="0052222B"/>
    <w:rsid w:val="00527EA8"/>
    <w:rsid w:val="005311B8"/>
    <w:rsid w:val="0055715A"/>
    <w:rsid w:val="0058657B"/>
    <w:rsid w:val="005867BB"/>
    <w:rsid w:val="00590E6F"/>
    <w:rsid w:val="00596A99"/>
    <w:rsid w:val="005A161E"/>
    <w:rsid w:val="005A4180"/>
    <w:rsid w:val="005B14C2"/>
    <w:rsid w:val="005C7D56"/>
    <w:rsid w:val="005D17F5"/>
    <w:rsid w:val="005D2627"/>
    <w:rsid w:val="005D6288"/>
    <w:rsid w:val="005E7F43"/>
    <w:rsid w:val="005F7B92"/>
    <w:rsid w:val="00600338"/>
    <w:rsid w:val="00614F74"/>
    <w:rsid w:val="006200C6"/>
    <w:rsid w:val="00627A2C"/>
    <w:rsid w:val="00644C0D"/>
    <w:rsid w:val="006704B8"/>
    <w:rsid w:val="00681BC3"/>
    <w:rsid w:val="00693665"/>
    <w:rsid w:val="00696C6E"/>
    <w:rsid w:val="006B07A6"/>
    <w:rsid w:val="006B3B6B"/>
    <w:rsid w:val="006B4918"/>
    <w:rsid w:val="006C00C6"/>
    <w:rsid w:val="006D285C"/>
    <w:rsid w:val="006E1EF1"/>
    <w:rsid w:val="006E5F6E"/>
    <w:rsid w:val="006F0715"/>
    <w:rsid w:val="006F5C68"/>
    <w:rsid w:val="00700966"/>
    <w:rsid w:val="00714A84"/>
    <w:rsid w:val="00717E3A"/>
    <w:rsid w:val="00726E0A"/>
    <w:rsid w:val="0073213E"/>
    <w:rsid w:val="00751888"/>
    <w:rsid w:val="00763551"/>
    <w:rsid w:val="007732D1"/>
    <w:rsid w:val="0077363B"/>
    <w:rsid w:val="00776065"/>
    <w:rsid w:val="00780C62"/>
    <w:rsid w:val="00785D4F"/>
    <w:rsid w:val="007865DB"/>
    <w:rsid w:val="007865E8"/>
    <w:rsid w:val="007A0869"/>
    <w:rsid w:val="007A0BDA"/>
    <w:rsid w:val="007A3BF6"/>
    <w:rsid w:val="007B514E"/>
    <w:rsid w:val="007D0570"/>
    <w:rsid w:val="007D34CA"/>
    <w:rsid w:val="007E20B5"/>
    <w:rsid w:val="007E6522"/>
    <w:rsid w:val="007E71BF"/>
    <w:rsid w:val="007F4A00"/>
    <w:rsid w:val="008007F5"/>
    <w:rsid w:val="00804A0B"/>
    <w:rsid w:val="00827CF8"/>
    <w:rsid w:val="0083660C"/>
    <w:rsid w:val="00856562"/>
    <w:rsid w:val="00861B39"/>
    <w:rsid w:val="00872E68"/>
    <w:rsid w:val="00873970"/>
    <w:rsid w:val="00875EAB"/>
    <w:rsid w:val="00884C85"/>
    <w:rsid w:val="008A1D0F"/>
    <w:rsid w:val="008A7926"/>
    <w:rsid w:val="008B57AF"/>
    <w:rsid w:val="008D413B"/>
    <w:rsid w:val="008E57BE"/>
    <w:rsid w:val="009235AA"/>
    <w:rsid w:val="00934DDB"/>
    <w:rsid w:val="0093710E"/>
    <w:rsid w:val="009414ED"/>
    <w:rsid w:val="00943395"/>
    <w:rsid w:val="00964F51"/>
    <w:rsid w:val="00967C9D"/>
    <w:rsid w:val="009802B8"/>
    <w:rsid w:val="00982763"/>
    <w:rsid w:val="00982BDF"/>
    <w:rsid w:val="00984320"/>
    <w:rsid w:val="00985E0D"/>
    <w:rsid w:val="00991738"/>
    <w:rsid w:val="009A47AC"/>
    <w:rsid w:val="009B593B"/>
    <w:rsid w:val="009C13B0"/>
    <w:rsid w:val="009D5048"/>
    <w:rsid w:val="009D6B84"/>
    <w:rsid w:val="00A01044"/>
    <w:rsid w:val="00A04249"/>
    <w:rsid w:val="00A104CF"/>
    <w:rsid w:val="00A4084A"/>
    <w:rsid w:val="00A40D67"/>
    <w:rsid w:val="00A65724"/>
    <w:rsid w:val="00A75423"/>
    <w:rsid w:val="00A93A3C"/>
    <w:rsid w:val="00AA1824"/>
    <w:rsid w:val="00AA6A11"/>
    <w:rsid w:val="00AA728B"/>
    <w:rsid w:val="00AC2975"/>
    <w:rsid w:val="00AD396F"/>
    <w:rsid w:val="00AE0BAE"/>
    <w:rsid w:val="00AF0038"/>
    <w:rsid w:val="00AF7737"/>
    <w:rsid w:val="00B016FA"/>
    <w:rsid w:val="00B01E2F"/>
    <w:rsid w:val="00B020B9"/>
    <w:rsid w:val="00B108F6"/>
    <w:rsid w:val="00B1213E"/>
    <w:rsid w:val="00B12F09"/>
    <w:rsid w:val="00B17408"/>
    <w:rsid w:val="00B17CBA"/>
    <w:rsid w:val="00B34215"/>
    <w:rsid w:val="00B3467C"/>
    <w:rsid w:val="00B37D8A"/>
    <w:rsid w:val="00B554AE"/>
    <w:rsid w:val="00B65444"/>
    <w:rsid w:val="00B75D56"/>
    <w:rsid w:val="00B77869"/>
    <w:rsid w:val="00B8210F"/>
    <w:rsid w:val="00B8706E"/>
    <w:rsid w:val="00BB03C1"/>
    <w:rsid w:val="00BB3642"/>
    <w:rsid w:val="00BB48EF"/>
    <w:rsid w:val="00BC1895"/>
    <w:rsid w:val="00BC1EE0"/>
    <w:rsid w:val="00BE3623"/>
    <w:rsid w:val="00BE3E1D"/>
    <w:rsid w:val="00BF7C96"/>
    <w:rsid w:val="00C124CB"/>
    <w:rsid w:val="00C168A7"/>
    <w:rsid w:val="00C37F1A"/>
    <w:rsid w:val="00C60724"/>
    <w:rsid w:val="00C713E9"/>
    <w:rsid w:val="00C8338A"/>
    <w:rsid w:val="00C83463"/>
    <w:rsid w:val="00C8570C"/>
    <w:rsid w:val="00CA0F66"/>
    <w:rsid w:val="00CA2679"/>
    <w:rsid w:val="00CB2328"/>
    <w:rsid w:val="00CB3F8E"/>
    <w:rsid w:val="00CC4462"/>
    <w:rsid w:val="00CD6E94"/>
    <w:rsid w:val="00CE04DE"/>
    <w:rsid w:val="00CF01E7"/>
    <w:rsid w:val="00D0410C"/>
    <w:rsid w:val="00D15452"/>
    <w:rsid w:val="00D206D7"/>
    <w:rsid w:val="00D22F90"/>
    <w:rsid w:val="00D26A3E"/>
    <w:rsid w:val="00D573F7"/>
    <w:rsid w:val="00D62E16"/>
    <w:rsid w:val="00D743D5"/>
    <w:rsid w:val="00D74EEB"/>
    <w:rsid w:val="00D77367"/>
    <w:rsid w:val="00D81770"/>
    <w:rsid w:val="00D85726"/>
    <w:rsid w:val="00DA065D"/>
    <w:rsid w:val="00DA1D5F"/>
    <w:rsid w:val="00DD279C"/>
    <w:rsid w:val="00DF2095"/>
    <w:rsid w:val="00DF2A74"/>
    <w:rsid w:val="00E101FB"/>
    <w:rsid w:val="00E32D81"/>
    <w:rsid w:val="00E4192D"/>
    <w:rsid w:val="00E43A92"/>
    <w:rsid w:val="00E47007"/>
    <w:rsid w:val="00E55A0F"/>
    <w:rsid w:val="00E56FBF"/>
    <w:rsid w:val="00E57B4D"/>
    <w:rsid w:val="00E57DD1"/>
    <w:rsid w:val="00E606BF"/>
    <w:rsid w:val="00E645D2"/>
    <w:rsid w:val="00E65248"/>
    <w:rsid w:val="00E7665E"/>
    <w:rsid w:val="00E85991"/>
    <w:rsid w:val="00E85C72"/>
    <w:rsid w:val="00E900D0"/>
    <w:rsid w:val="00E90567"/>
    <w:rsid w:val="00E92EA2"/>
    <w:rsid w:val="00EB7747"/>
    <w:rsid w:val="00EE1EB7"/>
    <w:rsid w:val="00F0307B"/>
    <w:rsid w:val="00F03228"/>
    <w:rsid w:val="00F0564E"/>
    <w:rsid w:val="00F17883"/>
    <w:rsid w:val="00F2547D"/>
    <w:rsid w:val="00F320CD"/>
    <w:rsid w:val="00F401BF"/>
    <w:rsid w:val="00F721A3"/>
    <w:rsid w:val="00F83FE0"/>
    <w:rsid w:val="00FB0148"/>
    <w:rsid w:val="00FB172D"/>
    <w:rsid w:val="00FB6F9F"/>
    <w:rsid w:val="00FB7D05"/>
    <w:rsid w:val="00FC6F6C"/>
    <w:rsid w:val="00FD63D7"/>
    <w:rsid w:val="00FF12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A61C1C"/>
  <w15:docId w15:val="{7222B9AE-1EBB-4F01-8D21-B90CDB99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7C7"/>
    <w:rPr>
      <w:sz w:val="24"/>
      <w:szCs w:val="24"/>
    </w:rPr>
  </w:style>
  <w:style w:type="paragraph" w:styleId="Heading1">
    <w:name w:val="heading 1"/>
    <w:basedOn w:val="Normal"/>
    <w:next w:val="Normal"/>
    <w:autoRedefine/>
    <w:qFormat/>
    <w:rsid w:val="0055715A"/>
    <w:pPr>
      <w:keepNext/>
      <w:spacing w:before="240" w:after="60"/>
      <w:jc w:val="center"/>
      <w:outlineLvl w:val="0"/>
      <w:pPrChange w:id="0" w:author="Lenovo" w:date="2020-10-27T10:36:00Z">
        <w:pPr>
          <w:keepNext/>
          <w:numPr>
            <w:numId w:val="4"/>
          </w:numPr>
          <w:spacing w:before="240" w:after="60"/>
          <w:outlineLvl w:val="0"/>
        </w:pPr>
      </w:pPrChange>
    </w:pPr>
    <w:rPr>
      <w:rFonts w:asciiTheme="majorBidi" w:hAnsiTheme="majorBidi" w:cs="Arial"/>
      <w:b/>
      <w:bCs/>
      <w:kern w:val="32"/>
      <w:sz w:val="32"/>
      <w:szCs w:val="32"/>
      <w:rPrChange w:id="0" w:author="Lenovo" w:date="2020-10-27T10:36:00Z">
        <w:rPr>
          <w:rFonts w:asciiTheme="majorBidi" w:hAnsiTheme="majorBidi" w:cs="Arial"/>
          <w:b/>
          <w:bCs/>
          <w:kern w:val="32"/>
          <w:sz w:val="32"/>
          <w:szCs w:val="32"/>
          <w:lang w:val="en-US" w:eastAsia="en-US" w:bidi="ar-SA"/>
        </w:rPr>
      </w:rPrChange>
    </w:rPr>
  </w:style>
  <w:style w:type="paragraph" w:styleId="Heading2">
    <w:name w:val="heading 2"/>
    <w:basedOn w:val="Normal"/>
    <w:next w:val="Normal"/>
    <w:link w:val="Heading2Char"/>
    <w:autoRedefine/>
    <w:qFormat/>
    <w:rsid w:val="001202BF"/>
    <w:pPr>
      <w:keepNext/>
      <w:numPr>
        <w:ilvl w:val="1"/>
        <w:numId w:val="4"/>
      </w:numPr>
      <w:spacing w:before="240" w:after="60"/>
      <w:outlineLvl w:val="1"/>
    </w:pPr>
    <w:rPr>
      <w:rFonts w:asciiTheme="majorBidi" w:hAnsiTheme="majorBidi" w:cs="Arial"/>
      <w:b/>
      <w:bCs/>
      <w:iCs/>
      <w:sz w:val="28"/>
      <w:szCs w:val="28"/>
    </w:rPr>
  </w:style>
  <w:style w:type="paragraph" w:styleId="Heading3">
    <w:name w:val="heading 3"/>
    <w:basedOn w:val="Normal"/>
    <w:next w:val="Normal"/>
    <w:autoRedefine/>
    <w:qFormat/>
    <w:rsid w:val="004F67C7"/>
    <w:pPr>
      <w:keepNext/>
      <w:numPr>
        <w:ilvl w:val="2"/>
        <w:numId w:val="4"/>
      </w:numPr>
      <w:spacing w:before="240" w:after="60"/>
      <w:outlineLvl w:val="2"/>
    </w:pPr>
    <w:rPr>
      <w:rFonts w:asciiTheme="majorBidi" w:hAnsiTheme="majorBidi" w:cs="Arial"/>
      <w:b/>
      <w:bCs/>
      <w:sz w:val="26"/>
      <w:szCs w:val="26"/>
    </w:rPr>
  </w:style>
  <w:style w:type="paragraph" w:styleId="Heading4">
    <w:name w:val="heading 4"/>
    <w:basedOn w:val="Normal"/>
    <w:next w:val="Normal"/>
    <w:autoRedefine/>
    <w:qFormat/>
    <w:rsid w:val="00D206D7"/>
    <w:pPr>
      <w:keepNext/>
      <w:numPr>
        <w:ilvl w:val="3"/>
        <w:numId w:val="4"/>
      </w:numPr>
      <w:spacing w:before="240" w:after="60"/>
      <w:outlineLvl w:val="3"/>
    </w:pPr>
    <w:rPr>
      <w:b/>
      <w:bCs/>
      <w:sz w:val="28"/>
      <w:szCs w:val="28"/>
    </w:rPr>
  </w:style>
  <w:style w:type="paragraph" w:styleId="Heading5">
    <w:name w:val="heading 5"/>
    <w:basedOn w:val="Normal"/>
    <w:next w:val="Normal"/>
    <w:autoRedefine/>
    <w:qFormat/>
    <w:rsid w:val="00D206D7"/>
    <w:pPr>
      <w:numPr>
        <w:ilvl w:val="4"/>
        <w:numId w:val="4"/>
      </w:numPr>
      <w:spacing w:before="240" w:after="60"/>
      <w:outlineLvl w:val="4"/>
    </w:pPr>
    <w:rPr>
      <w:b/>
      <w:bCs/>
      <w:i/>
      <w:iCs/>
      <w:sz w:val="26"/>
      <w:szCs w:val="26"/>
    </w:rPr>
  </w:style>
  <w:style w:type="paragraph" w:styleId="Heading6">
    <w:name w:val="heading 6"/>
    <w:basedOn w:val="Normal"/>
    <w:next w:val="Normal"/>
    <w:autoRedefine/>
    <w:qFormat/>
    <w:rsid w:val="004F67C7"/>
    <w:pPr>
      <w:numPr>
        <w:ilvl w:val="5"/>
        <w:numId w:val="4"/>
      </w:numPr>
      <w:spacing w:before="240" w:after="60"/>
      <w:outlineLvl w:val="5"/>
    </w:pPr>
    <w:rPr>
      <w:b/>
      <w:bCs/>
      <w:szCs w:val="22"/>
    </w:rPr>
  </w:style>
  <w:style w:type="paragraph" w:styleId="Heading7">
    <w:name w:val="heading 7"/>
    <w:basedOn w:val="Normal"/>
    <w:next w:val="Normal"/>
    <w:autoRedefine/>
    <w:qFormat/>
    <w:rsid w:val="004F67C7"/>
    <w:pPr>
      <w:numPr>
        <w:ilvl w:val="6"/>
        <w:numId w:val="4"/>
      </w:numPr>
      <w:spacing w:before="240" w:after="60"/>
      <w:outlineLvl w:val="6"/>
    </w:pPr>
    <w:rPr>
      <w:b/>
    </w:rPr>
  </w:style>
  <w:style w:type="paragraph" w:styleId="Heading8">
    <w:name w:val="heading 8"/>
    <w:basedOn w:val="Normal"/>
    <w:next w:val="Normal"/>
    <w:autoRedefine/>
    <w:qFormat/>
    <w:rsid w:val="00D206D7"/>
    <w:pPr>
      <w:numPr>
        <w:ilvl w:val="7"/>
        <w:numId w:val="4"/>
      </w:numPr>
      <w:spacing w:before="240" w:after="60"/>
      <w:outlineLvl w:val="7"/>
    </w:pPr>
    <w:rPr>
      <w:i/>
      <w:iCs/>
    </w:rPr>
  </w:style>
  <w:style w:type="paragraph" w:styleId="Heading9">
    <w:name w:val="heading 9"/>
    <w:basedOn w:val="Normal"/>
    <w:next w:val="Normal"/>
    <w:autoRedefine/>
    <w:qFormat/>
    <w:rsid w:val="00D206D7"/>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202BF"/>
    <w:rPr>
      <w:rFonts w:asciiTheme="majorBidi" w:hAnsiTheme="majorBidi" w:cs="Arial"/>
      <w:b/>
      <w:bCs/>
      <w:iCs/>
      <w:sz w:val="28"/>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rsid w:val="00E57B4D"/>
    <w:pPr>
      <w:spacing w:line="360" w:lineRule="auto"/>
      <w:jc w:val="center"/>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18"/>
      </w:numPr>
      <w:spacing w:before="120" w:after="240"/>
      <w:jc w:val="both"/>
    </w:pPr>
    <w:rPr>
      <w:sz w:val="22"/>
      <w:lang w:val="en-GB"/>
    </w:rPr>
  </w:style>
  <w:style w:type="paragraph" w:customStyle="1" w:styleId="Bullet">
    <w:name w:val="Bullet"/>
    <w:basedOn w:val="Normal"/>
    <w:rsid w:val="00D743D5"/>
    <w:pPr>
      <w:numPr>
        <w:numId w:val="19"/>
      </w:numPr>
      <w:spacing w:before="120" w:after="240"/>
      <w:jc w:val="both"/>
    </w:pPr>
    <w:rPr>
      <w:lang w:val="en-GB"/>
    </w:rPr>
  </w:style>
  <w:style w:type="paragraph" w:customStyle="1" w:styleId="Reference">
    <w:name w:val="Reference"/>
    <w:basedOn w:val="ListNumber"/>
    <w:autoRedefine/>
    <w:rsid w:val="00BB03C1"/>
    <w:pPr>
      <w:numPr>
        <w:numId w:val="11"/>
      </w:numPr>
      <w:autoSpaceDE w:val="0"/>
      <w:autoSpaceDN w:val="0"/>
      <w:adjustRightInd w:val="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17CBA"/>
    <w:pPr>
      <w:spacing w:after="0" w:line="360" w:lineRule="auto"/>
      <w:jc w:val="center"/>
    </w:pPr>
    <w:rPr>
      <w:i/>
      <w:sz w:val="20"/>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FigureDescriptionChar">
    <w:name w:val="Figure Description Char"/>
    <w:basedOn w:val="BodyTextChar"/>
    <w:link w:val="FigureDescription"/>
    <w:rsid w:val="00B17CBA"/>
    <w:rPr>
      <w:i/>
      <w:sz w:val="24"/>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rsid w:val="008E57BE"/>
    <w:pPr>
      <w:keepLines/>
      <w:spacing w:after="0" w:line="259" w:lineRule="auto"/>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2244B0"/>
    <w:pPr>
      <w:widowControl w:val="0"/>
      <w:jc w:val="center"/>
    </w:pPr>
    <w:rPr>
      <w:b/>
      <w:color w:val="000000" w:themeColor="text1"/>
      <w:szCs w:val="18"/>
    </w:rPr>
  </w:style>
  <w:style w:type="character" w:customStyle="1" w:styleId="TableHeaderChar">
    <w:name w:val="TableHeader Char"/>
    <w:basedOn w:val="DefaultParagraphFont"/>
    <w:link w:val="TableHeader"/>
    <w:rsid w:val="002244B0"/>
    <w:rPr>
      <w:b/>
      <w:color w:val="000000" w:themeColor="text1"/>
      <w:sz w:val="24"/>
      <w:szCs w:val="18"/>
    </w:rPr>
  </w:style>
  <w:style w:type="table" w:styleId="TableGridLight">
    <w:name w:val="Grid Table Light"/>
    <w:basedOn w:val="TableNormal"/>
    <w:uiPriority w:val="40"/>
    <w:rsid w:val="00163AD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63AD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semiHidden/>
    <w:unhideWhenUsed/>
    <w:rsid w:val="005E7F43"/>
    <w:rPr>
      <w:rFonts w:ascii="Segoe UI" w:hAnsi="Segoe UI" w:cs="Segoe UI"/>
      <w:sz w:val="18"/>
      <w:szCs w:val="18"/>
    </w:rPr>
  </w:style>
  <w:style w:type="character" w:customStyle="1" w:styleId="BalloonTextChar">
    <w:name w:val="Balloon Text Char"/>
    <w:basedOn w:val="DefaultParagraphFont"/>
    <w:link w:val="BalloonText"/>
    <w:semiHidden/>
    <w:rsid w:val="005E7F4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2546634">
      <w:bodyDiv w:val="1"/>
      <w:marLeft w:val="0"/>
      <w:marRight w:val="0"/>
      <w:marTop w:val="0"/>
      <w:marBottom w:val="0"/>
      <w:divBdr>
        <w:top w:val="none" w:sz="0" w:space="0" w:color="auto"/>
        <w:left w:val="none" w:sz="0" w:space="0" w:color="auto"/>
        <w:bottom w:val="none" w:sz="0" w:space="0" w:color="auto"/>
        <w:right w:val="none" w:sz="0" w:space="0" w:color="auto"/>
      </w:divBdr>
    </w:div>
    <w:div w:id="2028097275">
      <w:bodyDiv w:val="1"/>
      <w:marLeft w:val="0"/>
      <w:marRight w:val="0"/>
      <w:marTop w:val="0"/>
      <w:marBottom w:val="0"/>
      <w:divBdr>
        <w:top w:val="none" w:sz="0" w:space="0" w:color="auto"/>
        <w:left w:val="none" w:sz="0" w:space="0" w:color="auto"/>
        <w:bottom w:val="none" w:sz="0" w:space="0" w:color="auto"/>
        <w:right w:val="none" w:sz="0" w:space="0" w:color="auto"/>
      </w:divBdr>
      <w:divsChild>
        <w:div w:id="608391714">
          <w:marLeft w:val="0"/>
          <w:marRight w:val="0"/>
          <w:marTop w:val="0"/>
          <w:marBottom w:val="0"/>
          <w:divBdr>
            <w:top w:val="none" w:sz="0" w:space="0" w:color="auto"/>
            <w:left w:val="none" w:sz="0" w:space="0" w:color="auto"/>
            <w:bottom w:val="none" w:sz="0" w:space="0" w:color="auto"/>
            <w:right w:val="none" w:sz="0" w:space="0" w:color="auto"/>
          </w:divBdr>
          <w:divsChild>
            <w:div w:id="1584489757">
              <w:marLeft w:val="0"/>
              <w:marRight w:val="0"/>
              <w:marTop w:val="0"/>
              <w:marBottom w:val="0"/>
              <w:divBdr>
                <w:top w:val="none" w:sz="0" w:space="0" w:color="auto"/>
                <w:left w:val="none" w:sz="0" w:space="0" w:color="auto"/>
                <w:bottom w:val="none" w:sz="0" w:space="0" w:color="auto"/>
                <w:right w:val="none" w:sz="0" w:space="0" w:color="auto"/>
              </w:divBdr>
              <w:divsChild>
                <w:div w:id="1653021410">
                  <w:marLeft w:val="0"/>
                  <w:marRight w:val="0"/>
                  <w:marTop w:val="0"/>
                  <w:marBottom w:val="450"/>
                  <w:divBdr>
                    <w:top w:val="none" w:sz="0" w:space="0" w:color="auto"/>
                    <w:left w:val="none" w:sz="0" w:space="0" w:color="auto"/>
                    <w:bottom w:val="none" w:sz="0" w:space="0" w:color="auto"/>
                    <w:right w:val="none" w:sz="0" w:space="0" w:color="auto"/>
                  </w:divBdr>
                  <w:divsChild>
                    <w:div w:id="1168985116">
                      <w:marLeft w:val="0"/>
                      <w:marRight w:val="0"/>
                      <w:marTop w:val="0"/>
                      <w:marBottom w:val="0"/>
                      <w:divBdr>
                        <w:top w:val="none" w:sz="0" w:space="0" w:color="auto"/>
                        <w:left w:val="none" w:sz="0" w:space="0" w:color="auto"/>
                        <w:bottom w:val="none" w:sz="0" w:space="0" w:color="auto"/>
                        <w:right w:val="none" w:sz="0" w:space="0" w:color="auto"/>
                      </w:divBdr>
                      <w:divsChild>
                        <w:div w:id="746878762">
                          <w:marLeft w:val="0"/>
                          <w:marRight w:val="0"/>
                          <w:marTop w:val="0"/>
                          <w:marBottom w:val="0"/>
                          <w:divBdr>
                            <w:top w:val="none" w:sz="0" w:space="0" w:color="auto"/>
                            <w:left w:val="none" w:sz="0" w:space="0" w:color="auto"/>
                            <w:bottom w:val="none" w:sz="0" w:space="0" w:color="auto"/>
                            <w:right w:val="none" w:sz="0" w:space="0" w:color="auto"/>
                          </w:divBdr>
                        </w:div>
                        <w:div w:id="7224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ai%20Aziz\Downloads\D2%20Development%20Project%20-%20FS%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D772D463AD4554B4A3266B266B23A6"/>
        <w:category>
          <w:name w:val="General"/>
          <w:gallery w:val="placeholder"/>
        </w:category>
        <w:types>
          <w:type w:val="bbPlcHdr"/>
        </w:types>
        <w:behaviors>
          <w:behavior w:val="content"/>
        </w:behaviors>
        <w:guid w:val="{D5BD4560-144E-47E6-8D55-8F4FED84F920}"/>
      </w:docPartPr>
      <w:docPartBody>
        <w:p w:rsidR="00517A30" w:rsidRDefault="00D425E4">
          <w:pPr>
            <w:pStyle w:val="01D772D463AD4554B4A3266B266B23A6"/>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5E4"/>
    <w:rsid w:val="000945E5"/>
    <w:rsid w:val="0012101B"/>
    <w:rsid w:val="0022581F"/>
    <w:rsid w:val="00275AC9"/>
    <w:rsid w:val="002952D7"/>
    <w:rsid w:val="00517A30"/>
    <w:rsid w:val="00C32CA5"/>
    <w:rsid w:val="00C60586"/>
    <w:rsid w:val="00D425E4"/>
    <w:rsid w:val="00EE5B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1D772D463AD4554B4A3266B266B23A6">
    <w:name w:val="01D772D463AD4554B4A3266B266B23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385D8-6FD2-4CA4-ABE1-DCD549257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 Development Project - FS (2)</Template>
  <TotalTime>2118</TotalTime>
  <Pages>35</Pages>
  <Words>5376</Words>
  <Characters>30647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35952</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Abdul Aziz</dc:creator>
  <cp:keywords/>
  <dc:description/>
  <cp:lastModifiedBy>Lenovo</cp:lastModifiedBy>
  <cp:revision>32</cp:revision>
  <dcterms:created xsi:type="dcterms:W3CDTF">2020-10-22T08:39:00Z</dcterms:created>
  <dcterms:modified xsi:type="dcterms:W3CDTF">2020-10-27T07:34:00Z</dcterms:modified>
</cp:coreProperties>
</file>